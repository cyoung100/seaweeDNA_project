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D2A2" w14:textId="0B0645CC" w:rsidR="00C176F2" w:rsidRPr="00C176F2" w:rsidRDefault="00C176F2" w:rsidP="00FD21B5">
      <w:pPr>
        <w:spacing w:line="360" w:lineRule="auto"/>
        <w:jc w:val="both"/>
        <w:rPr>
          <w:b/>
          <w:bCs/>
          <w:color w:val="000000"/>
        </w:rPr>
      </w:pPr>
      <w:r w:rsidRPr="5DD2B3E7">
        <w:rPr>
          <w:b/>
          <w:bCs/>
          <w:color w:val="000000" w:themeColor="text1"/>
        </w:rPr>
        <w:t>Investigating Small- and Large-Scale Drivers of Seaweed Biofouling Using Molecular eDNA Tools: Advancing Ecological Insights and Biofouling Management</w:t>
      </w:r>
    </w:p>
    <w:p w14:paraId="6F8B1982" w14:textId="2546572A" w:rsidR="00C176F2" w:rsidRPr="00C176F2" w:rsidRDefault="00C176F2" w:rsidP="00FD21B5">
      <w:pPr>
        <w:spacing w:line="360" w:lineRule="auto"/>
        <w:jc w:val="both"/>
        <w:rPr>
          <w:b/>
          <w:bCs/>
          <w:color w:val="000000"/>
        </w:rPr>
      </w:pPr>
      <w:r w:rsidRPr="5DD2B3E7">
        <w:rPr>
          <w:b/>
          <w:bCs/>
          <w:color w:val="000000" w:themeColor="text1"/>
        </w:rPr>
        <w:t>Literature Review (v1)</w:t>
      </w:r>
    </w:p>
    <w:p w14:paraId="673338F3" w14:textId="43D978B1" w:rsidR="00C176F2" w:rsidRDefault="00C176F2" w:rsidP="00FD21B5">
      <w:pPr>
        <w:spacing w:line="360" w:lineRule="auto"/>
        <w:jc w:val="both"/>
        <w:rPr>
          <w:color w:val="000000"/>
        </w:rPr>
      </w:pPr>
      <w:r w:rsidRPr="5DD2B3E7">
        <w:rPr>
          <w:color w:val="000000" w:themeColor="text1"/>
        </w:rPr>
        <w:t xml:space="preserve">Calum Young </w:t>
      </w:r>
    </w:p>
    <w:p w14:paraId="060544A1" w14:textId="5D6ABF18" w:rsidR="00817AE6" w:rsidRDefault="00300066" w:rsidP="00FD21B5">
      <w:pPr>
        <w:spacing w:line="360" w:lineRule="auto"/>
        <w:jc w:val="both"/>
        <w:rPr>
          <w:color w:val="000000"/>
        </w:rPr>
      </w:pPr>
      <w:r w:rsidRPr="5DD2B3E7">
        <w:rPr>
          <w:color w:val="000000" w:themeColor="text1"/>
        </w:rPr>
        <w:t xml:space="preserve"> </w:t>
      </w:r>
      <w:r w:rsidR="00C95293" w:rsidRPr="5DD2B3E7">
        <w:rPr>
          <w:color w:val="000000" w:themeColor="text1"/>
        </w:rPr>
        <w:t>Seaweed Aquaculture</w:t>
      </w:r>
    </w:p>
    <w:p w14:paraId="2757E614" w14:textId="6851C9AF" w:rsidR="00E42466" w:rsidRPr="008D1BBA" w:rsidRDefault="00F15A2E" w:rsidP="00FD21B5">
      <w:pPr>
        <w:spacing w:line="360" w:lineRule="auto"/>
        <w:jc w:val="both"/>
        <w:rPr>
          <w:color w:val="000000" w:themeColor="text1"/>
        </w:rPr>
      </w:pPr>
      <w:r w:rsidRPr="5DD2B3E7">
        <w:rPr>
          <w:color w:val="000000" w:themeColor="text1"/>
        </w:rPr>
        <w:t>The emergence of m</w:t>
      </w:r>
      <w:r w:rsidR="00D4458C">
        <w:t xml:space="preserve">acroalgae </w:t>
      </w:r>
      <w:r w:rsidR="00EA5703">
        <w:t>cultivation</w:t>
      </w:r>
      <w:r w:rsidR="0024087A">
        <w:t xml:space="preserve"> as a pivotal sector </w:t>
      </w:r>
      <w:r w:rsidR="00C3745A">
        <w:t xml:space="preserve">within the rapidly growing </w:t>
      </w:r>
      <w:r w:rsidR="00774892">
        <w:t>aquaculture</w:t>
      </w:r>
      <w:r w:rsidR="00C3745A">
        <w:t xml:space="preserve"> industry</w:t>
      </w:r>
      <w:r>
        <w:t xml:space="preserve"> </w:t>
      </w:r>
      <w:r w:rsidR="59CFA646">
        <w:t>is</w:t>
      </w:r>
      <w:r w:rsidR="601AD6AE">
        <w:t xml:space="preserve"> </w:t>
      </w:r>
      <w:r w:rsidR="008D1BBA">
        <w:t>be</w:t>
      </w:r>
      <w:r w:rsidR="2CFEA4BB">
        <w:t>ing</w:t>
      </w:r>
      <w:r>
        <w:t xml:space="preserve"> </w:t>
      </w:r>
      <w:r w:rsidR="0024087A">
        <w:t xml:space="preserve">driven by its </w:t>
      </w:r>
      <w:r w:rsidR="00774892">
        <w:t xml:space="preserve">significant </w:t>
      </w:r>
      <w:r w:rsidR="006B230F">
        <w:t xml:space="preserve">potential </w:t>
      </w:r>
      <w:r w:rsidR="00774892">
        <w:t xml:space="preserve">economic and environmental benefits </w:t>
      </w:r>
      <w:sdt>
        <w:sdtPr>
          <w:rPr>
            <w:color w:val="000000" w:themeColor="text1"/>
          </w:rPr>
          <w:tag w:val="MENDELEY_CITATION_v3_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"/>
          <w:id w:val="-405617974"/>
          <w:placeholder>
            <w:docPart w:val="DefaultPlaceholder_-1854013440"/>
          </w:placeholder>
        </w:sdtPr>
        <w:sdtContent>
          <w:r w:rsidR="00EC3A6E" w:rsidRPr="5DD2B3E7">
            <w:rPr>
              <w:color w:val="000000" w:themeColor="text1"/>
            </w:rPr>
            <w:t>(Sultana et al., 2023)</w:t>
          </w:r>
        </w:sdtContent>
      </w:sdt>
      <w:r w:rsidR="00735164" w:rsidRPr="5DD2B3E7">
        <w:rPr>
          <w:color w:val="000000" w:themeColor="text1"/>
        </w:rPr>
        <w:t>.</w:t>
      </w:r>
      <w:r w:rsidR="008D1BBA" w:rsidRPr="5DD2B3E7">
        <w:rPr>
          <w:color w:val="000000" w:themeColor="text1"/>
        </w:rPr>
        <w:t xml:space="preserve"> The</w:t>
      </w:r>
      <w:r w:rsidR="00735164" w:rsidRPr="5DD2B3E7">
        <w:rPr>
          <w:color w:val="000000" w:themeColor="text1"/>
        </w:rPr>
        <w:t xml:space="preserve"> </w:t>
      </w:r>
      <w:r w:rsidR="008D1BBA" w:rsidRPr="5DD2B3E7">
        <w:rPr>
          <w:color w:val="000000" w:themeColor="text1"/>
        </w:rPr>
        <w:t>s</w:t>
      </w:r>
      <w:r w:rsidR="00BD6080" w:rsidRPr="5DD2B3E7">
        <w:rPr>
          <w:color w:val="000000" w:themeColor="text1"/>
        </w:rPr>
        <w:t>eaweed</w:t>
      </w:r>
      <w:r w:rsidR="0B29A810" w:rsidRPr="5DD2B3E7">
        <w:rPr>
          <w:color w:val="000000" w:themeColor="text1"/>
        </w:rPr>
        <w:t xml:space="preserve"> farming</w:t>
      </w:r>
      <w:r w:rsidR="00BD6080" w:rsidRPr="5DD2B3E7">
        <w:rPr>
          <w:color w:val="000000" w:themeColor="text1"/>
        </w:rPr>
        <w:t xml:space="preserve"> show</w:t>
      </w:r>
      <w:r w:rsidR="008D1BBA" w:rsidRPr="5DD2B3E7">
        <w:rPr>
          <w:color w:val="000000" w:themeColor="text1"/>
        </w:rPr>
        <w:t>s</w:t>
      </w:r>
      <w:r w:rsidR="00BD6080" w:rsidRPr="5DD2B3E7">
        <w:rPr>
          <w:color w:val="000000" w:themeColor="text1"/>
        </w:rPr>
        <w:t xml:space="preserve"> high potential </w:t>
      </w:r>
      <w:r w:rsidR="003D176E" w:rsidRPr="5DD2B3E7">
        <w:rPr>
          <w:color w:val="000000" w:themeColor="text1"/>
        </w:rPr>
        <w:t>in</w:t>
      </w:r>
      <w:r w:rsidR="00BD6080" w:rsidRPr="5DD2B3E7">
        <w:rPr>
          <w:color w:val="000000" w:themeColor="text1"/>
        </w:rPr>
        <w:t xml:space="preserve"> </w:t>
      </w:r>
      <w:r w:rsidR="0024087A" w:rsidRPr="5DD2B3E7">
        <w:rPr>
          <w:color w:val="000000" w:themeColor="text1"/>
        </w:rPr>
        <w:t>advancing global</w:t>
      </w:r>
      <w:r w:rsidR="003D176E" w:rsidRPr="5DD2B3E7">
        <w:rPr>
          <w:color w:val="000000" w:themeColor="text1"/>
        </w:rPr>
        <w:t xml:space="preserve"> food security</w:t>
      </w:r>
      <w:r w:rsidR="00BD6080" w:rsidRPr="5DD2B3E7">
        <w:rPr>
          <w:color w:val="000000" w:themeColor="text1"/>
        </w:rPr>
        <w:t xml:space="preserve">, </w:t>
      </w:r>
      <w:r w:rsidR="4C4AD4BF" w:rsidRPr="5DD2B3E7">
        <w:rPr>
          <w:color w:val="000000" w:themeColor="text1"/>
        </w:rPr>
        <w:t>mitigating climate change via carbon sequestration</w:t>
      </w:r>
      <w:r w:rsidR="6051FC84" w:rsidRPr="5DD2B3E7">
        <w:rPr>
          <w:color w:val="000000" w:themeColor="text1"/>
        </w:rPr>
        <w:t xml:space="preserve"> and reduced carbon footprint</w:t>
      </w:r>
      <w:r w:rsidR="00BD6080" w:rsidRPr="5DD2B3E7">
        <w:rPr>
          <w:color w:val="000000" w:themeColor="text1"/>
        </w:rPr>
        <w:t xml:space="preserve">, </w:t>
      </w:r>
      <w:r w:rsidR="003D63E6" w:rsidRPr="5DD2B3E7">
        <w:rPr>
          <w:color w:val="000000" w:themeColor="text1"/>
        </w:rPr>
        <w:t xml:space="preserve">and </w:t>
      </w:r>
      <w:r w:rsidR="003D176E" w:rsidRPr="5DD2B3E7">
        <w:rPr>
          <w:color w:val="000000" w:themeColor="text1"/>
        </w:rPr>
        <w:t>providing</w:t>
      </w:r>
      <w:r w:rsidR="00354AC8" w:rsidRPr="5DD2B3E7">
        <w:rPr>
          <w:color w:val="000000" w:themeColor="text1"/>
        </w:rPr>
        <w:t xml:space="preserve"> a </w:t>
      </w:r>
      <w:r w:rsidR="00BD11E7" w:rsidRPr="5DD2B3E7">
        <w:rPr>
          <w:color w:val="000000" w:themeColor="text1"/>
        </w:rPr>
        <w:t xml:space="preserve">novel </w:t>
      </w:r>
      <w:r w:rsidR="003D63E6" w:rsidRPr="5DD2B3E7">
        <w:rPr>
          <w:color w:val="000000" w:themeColor="text1"/>
        </w:rPr>
        <w:t xml:space="preserve">source </w:t>
      </w:r>
      <w:r w:rsidR="0024087A" w:rsidRPr="5DD2B3E7">
        <w:rPr>
          <w:color w:val="000000" w:themeColor="text1"/>
        </w:rPr>
        <w:t xml:space="preserve">of bioactive compounds with medical, textile and </w:t>
      </w:r>
      <w:r w:rsidRPr="5DD2B3E7">
        <w:rPr>
          <w:color w:val="000000" w:themeColor="text1"/>
        </w:rPr>
        <w:t>nutritional</w:t>
      </w:r>
      <w:r w:rsidR="0024087A" w:rsidRPr="5DD2B3E7">
        <w:rPr>
          <w:color w:val="000000" w:themeColor="text1"/>
        </w:rPr>
        <w:t xml:space="preserve"> applications</w:t>
      </w:r>
      <w:r w:rsidRPr="5DD2B3E7">
        <w:rPr>
          <w:color w:val="000000" w:themeColor="text1"/>
        </w:rPr>
        <w:t xml:space="preserve"> </w:t>
      </w:r>
      <w:sdt>
        <w:sdtPr>
          <w:rPr>
            <w:color w:val="000000" w:themeColor="text1"/>
          </w:rPr>
          <w:tag w:val="MENDELEY_CITATION_v3_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"/>
          <w:id w:val="-629559652"/>
          <w:placeholder>
            <w:docPart w:val="DefaultPlaceholder_-1854013440"/>
          </w:placeholder>
        </w:sdtPr>
        <w:sdtContent>
          <w:r w:rsidR="00EC3A6E" w:rsidRPr="5DD2B3E7">
            <w:rPr>
              <w:color w:val="000000" w:themeColor="text1"/>
            </w:rPr>
            <w:t>(</w:t>
          </w:r>
          <w:proofErr w:type="spellStart"/>
          <w:r w:rsidR="00EC3A6E" w:rsidRPr="5DD2B3E7">
            <w:rPr>
              <w:color w:val="000000" w:themeColor="text1"/>
            </w:rPr>
            <w:t>Cotas</w:t>
          </w:r>
          <w:proofErr w:type="spellEnd"/>
          <w:r w:rsidR="00EC3A6E" w:rsidRPr="5DD2B3E7">
            <w:rPr>
              <w:color w:val="000000" w:themeColor="text1"/>
            </w:rPr>
            <w:t xml:space="preserve"> et al., 2023)</w:t>
          </w:r>
        </w:sdtContent>
      </w:sdt>
      <w:r w:rsidR="003D63E6" w:rsidRPr="5DD2B3E7">
        <w:rPr>
          <w:color w:val="000000" w:themeColor="text1"/>
        </w:rPr>
        <w:t>.</w:t>
      </w:r>
      <w:r w:rsidR="003D176E" w:rsidRPr="5DD2B3E7">
        <w:rPr>
          <w:color w:val="000000" w:themeColor="text1"/>
        </w:rPr>
        <w:t xml:space="preserve"> </w:t>
      </w:r>
      <w:r w:rsidR="008131DC" w:rsidRPr="5DD2B3E7">
        <w:rPr>
          <w:color w:val="000000" w:themeColor="text1"/>
        </w:rPr>
        <w:t>S</w:t>
      </w:r>
      <w:r w:rsidR="002C3CD3" w:rsidRPr="5DD2B3E7">
        <w:rPr>
          <w:color w:val="000000" w:themeColor="text1"/>
        </w:rPr>
        <w:t>eaweed</w:t>
      </w:r>
      <w:r w:rsidRPr="5DD2B3E7">
        <w:rPr>
          <w:color w:val="000000" w:themeColor="text1"/>
        </w:rPr>
        <w:t xml:space="preserve"> </w:t>
      </w:r>
      <w:r w:rsidR="002C3CD3" w:rsidRPr="5DD2B3E7">
        <w:rPr>
          <w:color w:val="000000" w:themeColor="text1"/>
        </w:rPr>
        <w:t>show</w:t>
      </w:r>
      <w:r w:rsidR="005075F4" w:rsidRPr="5DD2B3E7">
        <w:rPr>
          <w:color w:val="000000" w:themeColor="text1"/>
        </w:rPr>
        <w:t>s</w:t>
      </w:r>
      <w:r w:rsidR="008131DC" w:rsidRPr="5DD2B3E7">
        <w:rPr>
          <w:color w:val="000000" w:themeColor="text1"/>
        </w:rPr>
        <w:t xml:space="preserve"> further</w:t>
      </w:r>
      <w:r w:rsidR="002C3CD3" w:rsidRPr="5DD2B3E7">
        <w:rPr>
          <w:color w:val="000000" w:themeColor="text1"/>
        </w:rPr>
        <w:t xml:space="preserve"> promise in increasing the sustainability of established mariculture projects</w:t>
      </w:r>
      <w:r w:rsidR="28E879AB" w:rsidRPr="5DD2B3E7">
        <w:rPr>
          <w:color w:val="000000" w:themeColor="text1"/>
        </w:rPr>
        <w:t>, such as finfish farming,</w:t>
      </w:r>
      <w:r w:rsidR="002C3CD3" w:rsidRPr="5DD2B3E7">
        <w:rPr>
          <w:color w:val="000000" w:themeColor="text1"/>
        </w:rPr>
        <w:t xml:space="preserve"> through</w:t>
      </w:r>
      <w:r w:rsidRPr="5DD2B3E7">
        <w:rPr>
          <w:color w:val="000000" w:themeColor="text1"/>
        </w:rPr>
        <w:t xml:space="preserve"> innovative practices such as</w:t>
      </w:r>
      <w:r w:rsidR="002C3CD3" w:rsidRPr="5DD2B3E7">
        <w:rPr>
          <w:color w:val="000000" w:themeColor="text1"/>
        </w:rPr>
        <w:t xml:space="preserve"> restorative aquaculture and integrated multitrophic aquaculture </w:t>
      </w:r>
      <w:sdt>
        <w:sdtPr>
          <w:rPr>
            <w:color w:val="000000" w:themeColor="text1"/>
          </w:rPr>
          <w:tag w:val="MENDELEY_CITATION_v3_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"/>
          <w:id w:val="-2064714894"/>
          <w:placeholder>
            <w:docPart w:val="DefaultPlaceholder_-1854013440"/>
          </w:placeholder>
        </w:sdtPr>
        <w:sdtContent>
          <w:r w:rsidR="00EC3A6E" w:rsidRPr="5DD2B3E7">
            <w:rPr>
              <w:color w:val="000000" w:themeColor="text1"/>
            </w:rPr>
            <w:t>(IMTA; Veenhof et al., 2024)</w:t>
          </w:r>
        </w:sdtContent>
      </w:sdt>
      <w:r w:rsidR="002C3CD3" w:rsidRPr="5DD2B3E7">
        <w:rPr>
          <w:color w:val="000000" w:themeColor="text1"/>
        </w:rPr>
        <w:t>.</w:t>
      </w:r>
      <w:r w:rsidR="00175B66" w:rsidRPr="5DD2B3E7">
        <w:rPr>
          <w:color w:val="000000" w:themeColor="text1"/>
        </w:rPr>
        <w:t xml:space="preserve"> </w:t>
      </w:r>
      <w:r w:rsidRPr="5DD2B3E7">
        <w:rPr>
          <w:color w:val="000000" w:themeColor="text1"/>
        </w:rPr>
        <w:t xml:space="preserve">While the commercial market is dominated by Asian producers, accounting for 97% of global production, other regions </w:t>
      </w:r>
      <w:r w:rsidR="00417694" w:rsidRPr="5DD2B3E7">
        <w:rPr>
          <w:color w:val="000000" w:themeColor="text1"/>
        </w:rPr>
        <w:t>such as the North</w:t>
      </w:r>
      <w:r w:rsidR="008131DC" w:rsidRPr="5DD2B3E7">
        <w:rPr>
          <w:color w:val="000000" w:themeColor="text1"/>
        </w:rPr>
        <w:t>-East</w:t>
      </w:r>
      <w:r w:rsidR="00417694" w:rsidRPr="5DD2B3E7">
        <w:rPr>
          <w:color w:val="000000" w:themeColor="text1"/>
        </w:rPr>
        <w:t xml:space="preserve"> Atlantic are showing gradual expansion </w:t>
      </w:r>
      <w:sdt>
        <w:sdtPr>
          <w:rPr>
            <w:color w:val="000000" w:themeColor="text1"/>
          </w:rPr>
          <w:tag w:val="MENDELEY_CITATION_v3_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"/>
          <w:id w:val="1181316982"/>
          <w:placeholder>
            <w:docPart w:val="DefaultPlaceholder_-1854013440"/>
          </w:placeholder>
        </w:sdtPr>
        <w:sdtContent>
          <w:r w:rsidR="00EC3A6E" w:rsidRPr="5DD2B3E7">
            <w:rPr>
              <w:color w:val="000000" w:themeColor="text1"/>
            </w:rPr>
            <w:t>(Veenhof et al., 2024).</w:t>
          </w:r>
        </w:sdtContent>
      </w:sdt>
    </w:p>
    <w:p w14:paraId="5290900F" w14:textId="51F50748" w:rsidR="004901C4" w:rsidRDefault="00C15C1B" w:rsidP="00FD21B5">
      <w:pPr>
        <w:spacing w:line="360" w:lineRule="auto"/>
        <w:jc w:val="both"/>
        <w:rPr>
          <w:color w:val="000000" w:themeColor="text1"/>
        </w:rPr>
      </w:pPr>
      <w:r w:rsidRPr="5DD2B3E7">
        <w:rPr>
          <w:color w:val="000000" w:themeColor="text1"/>
        </w:rPr>
        <w:t xml:space="preserve"> </w:t>
      </w:r>
      <w:r w:rsidR="2751CB42" w:rsidRPr="5DD2B3E7">
        <w:rPr>
          <w:color w:val="000000" w:themeColor="text1"/>
        </w:rPr>
        <w:t>A critical bottleneck in commercial profitability for the predominantly small-scale farms across UK and Europe is</w:t>
      </w:r>
      <w:r w:rsidR="1163FF75" w:rsidRPr="5DD2B3E7">
        <w:rPr>
          <w:color w:val="000000" w:themeColor="text1"/>
        </w:rPr>
        <w:t xml:space="preserve"> the inherent </w:t>
      </w:r>
      <w:r w:rsidR="55A9D322" w:rsidRPr="5DD2B3E7">
        <w:rPr>
          <w:color w:val="000000" w:themeColor="text1"/>
        </w:rPr>
        <w:t>difficulties</w:t>
      </w:r>
      <w:r w:rsidR="1163FF75" w:rsidRPr="5DD2B3E7">
        <w:rPr>
          <w:color w:val="000000" w:themeColor="text1"/>
        </w:rPr>
        <w:t xml:space="preserve"> in scaling up operations</w:t>
      </w:r>
      <w:r w:rsidR="00F926BD">
        <w:rPr>
          <w:color w:val="000000" w:themeColor="text1"/>
        </w:rPr>
        <w:t xml:space="preserve"> </w:t>
      </w:r>
      <w:r w:rsidR="00F926BD">
        <w:rPr>
          <w:color w:val="000000" w:themeColor="text1"/>
        </w:rPr>
        <w:fldChar w:fldCharType="begin">
          <w:fldData xml:space="preserve">PEVuZE5vdGU+PENpdGU+PEF1dGhvcj5LdWVjaDwvQXV0aG9yPjxZZWFyPjIwMjM8L1llYXI+PFJl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</w:fldData>
        </w:fldChar>
      </w:r>
      <w:r w:rsidR="00F926BD">
        <w:rPr>
          <w:color w:val="000000" w:themeColor="text1"/>
        </w:rPr>
        <w:instrText xml:space="preserve"> ADDIN EN.JS.CITE </w:instrText>
      </w:r>
      <w:r w:rsidR="00F926BD">
        <w:rPr>
          <w:color w:val="000000" w:themeColor="text1"/>
        </w:rPr>
      </w:r>
      <w:r w:rsidR="00F926BD">
        <w:rPr>
          <w:color w:val="000000" w:themeColor="text1"/>
        </w:rPr>
        <w:fldChar w:fldCharType="separate"/>
      </w:r>
      <w:r w:rsidR="009212AA">
        <w:rPr>
          <w:noProof/>
          <w:color w:val="000000" w:themeColor="text1"/>
        </w:rPr>
        <w:t>(Kuech et al., 2023)</w:t>
      </w:r>
      <w:r w:rsidR="00F926BD">
        <w:rPr>
          <w:color w:val="000000" w:themeColor="text1"/>
        </w:rPr>
        <w:fldChar w:fldCharType="end"/>
      </w:r>
      <w:r w:rsidR="73600D0B" w:rsidRPr="5DD2B3E7">
        <w:rPr>
          <w:color w:val="000000" w:themeColor="text1"/>
        </w:rPr>
        <w:t>. Limitations in storage,</w:t>
      </w:r>
      <w:r w:rsidR="00F926BD">
        <w:rPr>
          <w:color w:val="000000" w:themeColor="text1"/>
        </w:rPr>
        <w:t xml:space="preserve"> processing</w:t>
      </w:r>
      <w:r w:rsidR="00071F6C">
        <w:rPr>
          <w:color w:val="000000" w:themeColor="text1"/>
        </w:rPr>
        <w:t xml:space="preserve">, </w:t>
      </w:r>
      <w:r w:rsidR="00F926BD">
        <w:rPr>
          <w:color w:val="000000" w:themeColor="text1"/>
        </w:rPr>
        <w:t>supply chain</w:t>
      </w:r>
      <w:r w:rsidR="00F14B29">
        <w:rPr>
          <w:color w:val="000000" w:themeColor="text1"/>
        </w:rPr>
        <w:t xml:space="preserve">s </w:t>
      </w:r>
      <w:r w:rsidR="00B50D9B">
        <w:rPr>
          <w:color w:val="000000" w:themeColor="text1"/>
        </w:rPr>
        <w:t xml:space="preserve">and </w:t>
      </w:r>
      <w:r w:rsidR="002315FD">
        <w:rPr>
          <w:color w:val="000000" w:themeColor="text1"/>
        </w:rPr>
        <w:t xml:space="preserve">maintenance of </w:t>
      </w:r>
      <w:r w:rsidR="00E61316">
        <w:rPr>
          <w:color w:val="000000" w:themeColor="text1"/>
        </w:rPr>
        <w:t xml:space="preserve">a </w:t>
      </w:r>
      <w:r w:rsidR="00B50D9B">
        <w:rPr>
          <w:color w:val="000000" w:themeColor="text1"/>
        </w:rPr>
        <w:t xml:space="preserve">consistent production quality </w:t>
      </w:r>
      <w:r w:rsidR="00F14B29">
        <w:rPr>
          <w:color w:val="000000" w:themeColor="text1"/>
        </w:rPr>
        <w:t xml:space="preserve">are </w:t>
      </w:r>
      <w:r w:rsidR="0011167B">
        <w:rPr>
          <w:color w:val="000000" w:themeColor="text1"/>
        </w:rPr>
        <w:t xml:space="preserve">key </w:t>
      </w:r>
      <w:r w:rsidR="00F14B29">
        <w:rPr>
          <w:color w:val="000000" w:themeColor="text1"/>
        </w:rPr>
        <w:t>among</w:t>
      </w:r>
      <w:r w:rsidR="0011167B">
        <w:rPr>
          <w:color w:val="000000" w:themeColor="text1"/>
        </w:rPr>
        <w:t xml:space="preserve"> the </w:t>
      </w:r>
      <w:r w:rsidR="00063F04">
        <w:rPr>
          <w:color w:val="000000" w:themeColor="text1"/>
        </w:rPr>
        <w:t xml:space="preserve">factors </w:t>
      </w:r>
      <w:r w:rsidR="00E61316">
        <w:rPr>
          <w:color w:val="000000" w:themeColor="text1"/>
        </w:rPr>
        <w:t>hindering expansion</w:t>
      </w:r>
      <w:r w:rsidR="00647D0B">
        <w:rPr>
          <w:color w:val="000000" w:themeColor="text1"/>
        </w:rPr>
        <w:t xml:space="preserve"> and broader market access </w:t>
      </w:r>
      <w:r w:rsidR="00E61316">
        <w:rPr>
          <w:color w:val="000000" w:themeColor="text1"/>
        </w:rPr>
        <w:fldChar w:fldCharType="begin">
          <w:fldData xml:space="preserve">PEVuZE5vdGU+PENpdGU+PEF1dGhvcj5Ib2xsYW5kPC9BdXRob3I+PFllYXI+MjAyNDwvWWVhcj48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</w:fldData>
        </w:fldChar>
      </w:r>
      <w:r w:rsidR="00E61316">
        <w:rPr>
          <w:color w:val="000000" w:themeColor="text1"/>
        </w:rPr>
        <w:instrText xml:space="preserve"> ADDIN EN.JS.CITE </w:instrText>
      </w:r>
      <w:r w:rsidR="00E61316">
        <w:rPr>
          <w:color w:val="000000" w:themeColor="text1"/>
        </w:rPr>
      </w:r>
      <w:r w:rsidR="00E61316">
        <w:rPr>
          <w:color w:val="000000" w:themeColor="text1"/>
        </w:rPr>
        <w:fldChar w:fldCharType="separate"/>
      </w:r>
      <w:r w:rsidR="009212AA">
        <w:rPr>
          <w:noProof/>
          <w:color w:val="000000" w:themeColor="text1"/>
        </w:rPr>
        <w:t>(Holland and Shapira, 2024)</w:t>
      </w:r>
      <w:r w:rsidR="00E61316">
        <w:rPr>
          <w:color w:val="000000" w:themeColor="text1"/>
        </w:rPr>
        <w:fldChar w:fldCharType="end"/>
      </w:r>
      <w:r w:rsidR="2751CB42" w:rsidRPr="5DD2B3E7">
        <w:rPr>
          <w:color w:val="000000" w:themeColor="text1"/>
        </w:rPr>
        <w:t xml:space="preserve">. </w:t>
      </w:r>
      <w:r w:rsidR="2E841F05" w:rsidRPr="5DD2B3E7">
        <w:rPr>
          <w:color w:val="000000" w:themeColor="text1"/>
        </w:rPr>
        <w:t>To help the seaweed sector establish in the North- East Atlantic coast, f</w:t>
      </w:r>
      <w:r w:rsidR="00CD4ED4" w:rsidRPr="5DD2B3E7">
        <w:rPr>
          <w:color w:val="000000" w:themeColor="text1"/>
        </w:rPr>
        <w:t>unding initiatives and policy frameworks</w:t>
      </w:r>
      <w:r w:rsidR="0016258B" w:rsidRPr="5DD2B3E7">
        <w:rPr>
          <w:color w:val="000000" w:themeColor="text1"/>
        </w:rPr>
        <w:t>,</w:t>
      </w:r>
      <w:r w:rsidR="00CD4ED4" w:rsidRPr="5DD2B3E7">
        <w:rPr>
          <w:color w:val="000000" w:themeColor="text1"/>
        </w:rPr>
        <w:t xml:space="preserve"> such as the European Union’s Blue Economy strategy and Horizon Europe</w:t>
      </w:r>
      <w:r w:rsidR="00C3745A" w:rsidRPr="5DD2B3E7">
        <w:rPr>
          <w:color w:val="000000" w:themeColor="text1"/>
        </w:rPr>
        <w:t xml:space="preserve"> are </w:t>
      </w:r>
      <w:r w:rsidR="26679D18" w:rsidRPr="5DD2B3E7">
        <w:rPr>
          <w:color w:val="000000" w:themeColor="text1"/>
        </w:rPr>
        <w:t>currently</w:t>
      </w:r>
      <w:r w:rsidR="0099761E">
        <w:rPr>
          <w:color w:val="000000" w:themeColor="text1"/>
        </w:rPr>
        <w:t xml:space="preserve"> </w:t>
      </w:r>
      <w:r w:rsidR="0016258B" w:rsidRPr="5DD2B3E7">
        <w:rPr>
          <w:color w:val="000000" w:themeColor="text1"/>
        </w:rPr>
        <w:t>driv</w:t>
      </w:r>
      <w:r w:rsidR="00C3745A" w:rsidRPr="5DD2B3E7">
        <w:rPr>
          <w:color w:val="000000" w:themeColor="text1"/>
        </w:rPr>
        <w:t>ing</w:t>
      </w:r>
      <w:r w:rsidR="00CD4ED4" w:rsidRPr="5DD2B3E7">
        <w:rPr>
          <w:color w:val="000000" w:themeColor="text1"/>
        </w:rPr>
        <w:t xml:space="preserve"> development</w:t>
      </w:r>
      <w:r w:rsidR="0016258B" w:rsidRPr="5DD2B3E7">
        <w:rPr>
          <w:color w:val="000000" w:themeColor="text1"/>
        </w:rPr>
        <w:t xml:space="preserve"> by </w:t>
      </w:r>
      <w:r w:rsidR="00CD4ED4" w:rsidRPr="5DD2B3E7">
        <w:rPr>
          <w:color w:val="000000" w:themeColor="text1"/>
        </w:rPr>
        <w:t>support</w:t>
      </w:r>
      <w:r w:rsidR="0016258B" w:rsidRPr="5DD2B3E7">
        <w:rPr>
          <w:color w:val="000000" w:themeColor="text1"/>
        </w:rPr>
        <w:t xml:space="preserve">ing </w:t>
      </w:r>
      <w:r w:rsidR="00CD4ED4" w:rsidRPr="5DD2B3E7">
        <w:rPr>
          <w:color w:val="000000" w:themeColor="text1"/>
        </w:rPr>
        <w:t>innovative farming techno</w:t>
      </w:r>
      <w:r w:rsidR="005D48D3">
        <w:rPr>
          <w:color w:val="000000" w:themeColor="text1"/>
        </w:rPr>
        <w:t xml:space="preserve">logies. </w:t>
      </w:r>
      <w:r w:rsidR="004901C4">
        <w:rPr>
          <w:color w:val="000000" w:themeColor="text1"/>
        </w:rPr>
        <w:t xml:space="preserve">Key challenges within for algae sector include high production costs, small-scale operations, limited market awareness and understanding of environmental impact, all of which is governed by fragmented frameworks. </w:t>
      </w:r>
      <w:r w:rsidR="004901C4">
        <w:rPr>
          <w:color w:val="000000" w:themeColor="text1"/>
        </w:rPr>
        <w:fldChar w:fldCharType="begin">
          <w:fldData xml:space="preserve">PEVuZE5vdGU+PENpdGU+PEF1dGhvcj5FVTwvQXV0aG9yPjxZZWFyPjIwMjI8L1llYXI+PFJlY051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</w:fldData>
        </w:fldChar>
      </w:r>
      <w:r w:rsidR="004901C4">
        <w:rPr>
          <w:color w:val="000000" w:themeColor="text1"/>
        </w:rPr>
        <w:instrText xml:space="preserve"> ADDIN EN.JS.CITE </w:instrText>
      </w:r>
      <w:r w:rsidR="004901C4">
        <w:rPr>
          <w:color w:val="000000" w:themeColor="text1"/>
        </w:rPr>
      </w:r>
      <w:r w:rsidR="004901C4">
        <w:rPr>
          <w:color w:val="000000" w:themeColor="text1"/>
        </w:rPr>
        <w:fldChar w:fldCharType="separate"/>
      </w:r>
      <w:r w:rsidR="004901C4">
        <w:rPr>
          <w:noProof/>
          <w:color w:val="000000" w:themeColor="text1"/>
        </w:rPr>
        <w:t>(EU, 2022)</w:t>
      </w:r>
      <w:r w:rsidR="004901C4">
        <w:rPr>
          <w:color w:val="000000" w:themeColor="text1"/>
        </w:rPr>
        <w:fldChar w:fldCharType="end"/>
      </w:r>
      <w:r w:rsidR="004901C4">
        <w:rPr>
          <w:color w:val="000000" w:themeColor="text1"/>
        </w:rPr>
        <w:t>. Future and current projects are focused on improving the sector by advancing production methods, boosting both food and non-food consumption, enhancing sustainability, and driving technological innovation.</w:t>
      </w:r>
    </w:p>
    <w:p w14:paraId="50CC598C" w14:textId="137FE1C5" w:rsidR="0071415B" w:rsidRDefault="00E31AFA" w:rsidP="00FD21B5">
      <w:pPr>
        <w:spacing w:line="360" w:lineRule="auto"/>
        <w:jc w:val="both"/>
        <w:rPr>
          <w:color w:val="000000" w:themeColor="text1"/>
        </w:rPr>
      </w:pPr>
      <w:r>
        <w:rPr>
          <w:color w:val="000000" w:themeColor="text1"/>
        </w:rPr>
        <w:t>Amongst the p</w:t>
      </w:r>
      <w:r w:rsidR="00B11AE3">
        <w:rPr>
          <w:color w:val="000000" w:themeColor="text1"/>
        </w:rPr>
        <w:t>rojects</w:t>
      </w:r>
      <w:r w:rsidR="00717854">
        <w:rPr>
          <w:color w:val="000000" w:themeColor="text1"/>
        </w:rPr>
        <w:t>,</w:t>
      </w:r>
      <w:r w:rsidR="0048003F">
        <w:rPr>
          <w:color w:val="000000" w:themeColor="text1"/>
        </w:rPr>
        <w:t xml:space="preserve"> </w:t>
      </w:r>
      <w:r>
        <w:rPr>
          <w:color w:val="000000" w:themeColor="text1"/>
        </w:rPr>
        <w:t>there is</w:t>
      </w:r>
      <w:r w:rsidR="0048003F">
        <w:rPr>
          <w:color w:val="000000" w:themeColor="text1"/>
        </w:rPr>
        <w:t xml:space="preserve"> focus on enhancing infrastructure</w:t>
      </w:r>
      <w:r w:rsidR="00D5515D">
        <w:rPr>
          <w:color w:val="000000" w:themeColor="text1"/>
        </w:rPr>
        <w:t xml:space="preserve"> by developing more stable storage and processing facilities alongside more robust distribution networks that will contribute t</w:t>
      </w:r>
      <w:r w:rsidR="00CB744E">
        <w:rPr>
          <w:color w:val="000000" w:themeColor="text1"/>
        </w:rPr>
        <w:t xml:space="preserve">o improved reliability and consistency of supply chains </w:t>
      </w:r>
      <w:r w:rsidR="00CB744E">
        <w:rPr>
          <w:color w:val="000000" w:themeColor="text1"/>
        </w:rPr>
        <w:fldChar w:fldCharType="begin">
          <w:fldData xml:space="preserve">PEVuZE5vdGU+PENpdGU+PEF1dGhvcj5LdWVjaDwvQXV0aG9yPjxZZWFyPjIwMjM8L1llYXI+PFJl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</w:fldData>
        </w:fldChar>
      </w:r>
      <w:r w:rsidR="00CB744E">
        <w:rPr>
          <w:color w:val="000000" w:themeColor="text1"/>
        </w:rPr>
        <w:instrText xml:space="preserve"> ADDIN EN.JS.CITE </w:instrText>
      </w:r>
      <w:r w:rsidR="00CB744E">
        <w:rPr>
          <w:color w:val="000000" w:themeColor="text1"/>
        </w:rPr>
      </w:r>
      <w:r w:rsidR="00CB744E">
        <w:rPr>
          <w:color w:val="000000" w:themeColor="text1"/>
        </w:rPr>
        <w:fldChar w:fldCharType="separate"/>
      </w:r>
      <w:r w:rsidR="009212AA">
        <w:rPr>
          <w:noProof/>
          <w:color w:val="000000" w:themeColor="text1"/>
        </w:rPr>
        <w:t>(Kuech et al., 2023)</w:t>
      </w:r>
      <w:r w:rsidR="00CB744E">
        <w:rPr>
          <w:color w:val="000000" w:themeColor="text1"/>
        </w:rPr>
        <w:fldChar w:fldCharType="end"/>
      </w:r>
      <w:r w:rsidR="00CB744E">
        <w:rPr>
          <w:color w:val="000000" w:themeColor="text1"/>
        </w:rPr>
        <w:t xml:space="preserve">. </w:t>
      </w:r>
      <w:r w:rsidR="00060FFF">
        <w:rPr>
          <w:color w:val="000000" w:themeColor="text1"/>
        </w:rPr>
        <w:t xml:space="preserve">One such project is </w:t>
      </w:r>
      <w:proofErr w:type="spellStart"/>
      <w:r w:rsidR="00060FFF">
        <w:rPr>
          <w:color w:val="000000" w:themeColor="text1"/>
        </w:rPr>
        <w:t>SeaMark</w:t>
      </w:r>
      <w:proofErr w:type="spellEnd"/>
      <w:r w:rsidR="00060FFF">
        <w:rPr>
          <w:color w:val="000000" w:themeColor="text1"/>
        </w:rPr>
        <w:t xml:space="preserve"> funded by a Horizon Europe grant (</w:t>
      </w:r>
      <w:r w:rsidR="00060FFF" w:rsidRPr="00060FFF">
        <w:rPr>
          <w:color w:val="000000" w:themeColor="text1"/>
        </w:rPr>
        <w:t>€9 million</w:t>
      </w:r>
      <w:r w:rsidR="00060FFF">
        <w:rPr>
          <w:color w:val="000000" w:themeColor="text1"/>
        </w:rPr>
        <w:t xml:space="preserve">) </w:t>
      </w:r>
      <w:r w:rsidR="002844ED">
        <w:rPr>
          <w:color w:val="000000" w:themeColor="text1"/>
        </w:rPr>
        <w:t>which aims</w:t>
      </w:r>
      <w:r w:rsidR="00060FFF">
        <w:rPr>
          <w:color w:val="000000" w:themeColor="text1"/>
        </w:rPr>
        <w:t xml:space="preserve"> upscale seaweed production </w:t>
      </w:r>
      <w:r w:rsidR="00060FFF">
        <w:rPr>
          <w:color w:val="000000" w:themeColor="text1"/>
        </w:rPr>
        <w:lastRenderedPageBreak/>
        <w:t xml:space="preserve">and </w:t>
      </w:r>
      <w:r w:rsidR="002844ED">
        <w:rPr>
          <w:color w:val="000000" w:themeColor="text1"/>
        </w:rPr>
        <w:t xml:space="preserve">identify </w:t>
      </w:r>
      <w:r w:rsidR="00060FFF">
        <w:rPr>
          <w:color w:val="000000" w:themeColor="text1"/>
        </w:rPr>
        <w:t>market applications within Europe</w:t>
      </w:r>
      <w:r w:rsidR="002844ED">
        <w:rPr>
          <w:color w:val="000000" w:themeColor="text1"/>
        </w:rPr>
        <w:t xml:space="preserve"> through advanced breeding technologies that increase yields alongside innovating processing methods involving biotransformation and fermentation </w:t>
      </w:r>
      <w:r w:rsidR="00777A80">
        <w:rPr>
          <w:color w:val="000000" w:themeColor="text1"/>
        </w:rPr>
        <w:fldChar w:fldCharType="begin">
          <w:fldData xml:space="preserve">PEVuZE5vdGU+PENpdGU+PEF1dGhvcj5Wb2xkbmVzPC9BdXRob3I+PFllYXI+MjAyNDwvWWVhcj48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==
</w:fldData>
        </w:fldChar>
      </w:r>
      <w:r w:rsidR="00777A80">
        <w:rPr>
          <w:color w:val="000000" w:themeColor="text1"/>
        </w:rPr>
        <w:instrText xml:space="preserve"> ADDIN EN.JS.CITE </w:instrText>
      </w:r>
      <w:r w:rsidR="00777A80">
        <w:rPr>
          <w:color w:val="000000" w:themeColor="text1"/>
        </w:rPr>
      </w:r>
      <w:r w:rsidR="00777A80">
        <w:rPr>
          <w:color w:val="000000" w:themeColor="text1"/>
        </w:rPr>
        <w:fldChar w:fldCharType="separate"/>
      </w:r>
      <w:r w:rsidR="00777A80">
        <w:rPr>
          <w:noProof/>
          <w:color w:val="000000" w:themeColor="text1"/>
        </w:rPr>
        <w:t>(Voldnes et al., 2024)</w:t>
      </w:r>
      <w:r w:rsidR="00777A80">
        <w:rPr>
          <w:color w:val="000000" w:themeColor="text1"/>
        </w:rPr>
        <w:fldChar w:fldCharType="end"/>
      </w:r>
      <w:r w:rsidR="00777A80">
        <w:rPr>
          <w:color w:val="000000" w:themeColor="text1"/>
        </w:rPr>
        <w:t xml:space="preserve">. Another project that is focused on creating automated offshore seeding and </w:t>
      </w:r>
      <w:r w:rsidR="000D223B">
        <w:rPr>
          <w:color w:val="000000" w:themeColor="text1"/>
        </w:rPr>
        <w:t>harvesting</w:t>
      </w:r>
      <w:r w:rsidR="00777A80">
        <w:rPr>
          <w:color w:val="000000" w:themeColor="text1"/>
        </w:rPr>
        <w:t xml:space="preserve"> systems is </w:t>
      </w:r>
      <w:proofErr w:type="spellStart"/>
      <w:r w:rsidR="00777A80">
        <w:rPr>
          <w:color w:val="000000" w:themeColor="text1"/>
        </w:rPr>
        <w:t>SeaGrown</w:t>
      </w:r>
      <w:proofErr w:type="spellEnd"/>
      <w:r w:rsidR="00777A80">
        <w:rPr>
          <w:color w:val="000000" w:themeColor="text1"/>
        </w:rPr>
        <w:t xml:space="preserve"> which received £32 million from the UK Biomass Feedstocks Innovation Programme. Using adapted deck machinery tailored to a novel submerged growing rig design the </w:t>
      </w:r>
      <w:r w:rsidR="0071415B">
        <w:rPr>
          <w:color w:val="000000" w:themeColor="text1"/>
        </w:rPr>
        <w:t xml:space="preserve">fully automated transportable </w:t>
      </w:r>
      <w:r w:rsidR="00777A80">
        <w:rPr>
          <w:color w:val="000000" w:themeColor="text1"/>
        </w:rPr>
        <w:t xml:space="preserve">system is projected to save capital and running costs by 45% and 60%, respectively </w:t>
      </w:r>
      <w:r w:rsidR="00777A80">
        <w:rPr>
          <w:color w:val="000000" w:themeColor="text1"/>
        </w:rPr>
        <w:fldChar w:fldCharType="begin">
          <w:fldData xml:space="preserve">PEVuZE5vdGU+PENpdGU+PEF1dGhvcj5FVTwvQXV0aG9yPjxZZWFyPjIwMjI8L1llYXI+PFJlY051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</w:fldData>
        </w:fldChar>
      </w:r>
      <w:r w:rsidR="00777A80">
        <w:rPr>
          <w:color w:val="000000" w:themeColor="text1"/>
        </w:rPr>
        <w:instrText xml:space="preserve"> ADDIN EN.JS.CITE </w:instrText>
      </w:r>
      <w:r w:rsidR="00777A80">
        <w:rPr>
          <w:color w:val="000000" w:themeColor="text1"/>
        </w:rPr>
      </w:r>
      <w:r w:rsidR="00777A80">
        <w:rPr>
          <w:color w:val="000000" w:themeColor="text1"/>
        </w:rPr>
        <w:fldChar w:fldCharType="separate"/>
      </w:r>
      <w:r w:rsidR="00777A80">
        <w:rPr>
          <w:noProof/>
          <w:color w:val="000000" w:themeColor="text1"/>
        </w:rPr>
        <w:t>(EU, 2022)</w:t>
      </w:r>
      <w:r w:rsidR="00777A80">
        <w:rPr>
          <w:color w:val="000000" w:themeColor="text1"/>
        </w:rPr>
        <w:fldChar w:fldCharType="end"/>
      </w:r>
      <w:r w:rsidR="00777A80">
        <w:rPr>
          <w:color w:val="000000" w:themeColor="text1"/>
        </w:rPr>
        <w:t>.</w:t>
      </w:r>
      <w:r w:rsidR="0071415B">
        <w:rPr>
          <w:color w:val="000000" w:themeColor="text1"/>
        </w:rPr>
        <w:t xml:space="preserve"> </w:t>
      </w:r>
      <w:r w:rsidR="006F30D2">
        <w:rPr>
          <w:color w:val="000000" w:themeColor="text1"/>
        </w:rPr>
        <w:t xml:space="preserve">Further efforts are </w:t>
      </w:r>
      <w:r w:rsidR="003A3869">
        <w:rPr>
          <w:color w:val="000000" w:themeColor="text1"/>
        </w:rPr>
        <w:t xml:space="preserve">directed at </w:t>
      </w:r>
      <w:r w:rsidR="00BA63EF">
        <w:rPr>
          <w:color w:val="000000" w:themeColor="text1"/>
        </w:rPr>
        <w:t>address</w:t>
      </w:r>
      <w:r w:rsidR="00CD705D">
        <w:rPr>
          <w:color w:val="000000" w:themeColor="text1"/>
        </w:rPr>
        <w:t>in</w:t>
      </w:r>
      <w:r w:rsidR="00BA63EF">
        <w:rPr>
          <w:color w:val="000000" w:themeColor="text1"/>
        </w:rPr>
        <w:t>g</w:t>
      </w:r>
      <w:r w:rsidR="003A3869">
        <w:rPr>
          <w:color w:val="000000" w:themeColor="text1"/>
        </w:rPr>
        <w:t xml:space="preserve"> production quality inconsistencies</w:t>
      </w:r>
      <w:r w:rsidR="004D3E88">
        <w:rPr>
          <w:color w:val="000000" w:themeColor="text1"/>
        </w:rPr>
        <w:t xml:space="preserve"> </w:t>
      </w:r>
      <w:r w:rsidR="00081CC7">
        <w:rPr>
          <w:color w:val="000000" w:themeColor="text1"/>
        </w:rPr>
        <w:t>through</w:t>
      </w:r>
      <w:r w:rsidR="003E0467">
        <w:rPr>
          <w:color w:val="000000" w:themeColor="text1"/>
        </w:rPr>
        <w:t xml:space="preserve"> </w:t>
      </w:r>
      <w:r w:rsidR="00ED6B9B">
        <w:rPr>
          <w:color w:val="000000" w:themeColor="text1"/>
        </w:rPr>
        <w:t xml:space="preserve">food </w:t>
      </w:r>
      <w:r w:rsidR="0077092F">
        <w:rPr>
          <w:color w:val="000000" w:themeColor="text1"/>
        </w:rPr>
        <w:t>quality</w:t>
      </w:r>
      <w:r w:rsidR="00ED6B9B">
        <w:rPr>
          <w:color w:val="000000" w:themeColor="text1"/>
        </w:rPr>
        <w:t xml:space="preserve"> safety</w:t>
      </w:r>
      <w:r w:rsidR="0077092F">
        <w:rPr>
          <w:color w:val="000000" w:themeColor="text1"/>
        </w:rPr>
        <w:t xml:space="preserve"> standardization and certificat</w:t>
      </w:r>
      <w:r w:rsidR="00CD705D">
        <w:rPr>
          <w:color w:val="000000" w:themeColor="text1"/>
        </w:rPr>
        <w:t>ion</w:t>
      </w:r>
      <w:r w:rsidR="00864107">
        <w:rPr>
          <w:color w:val="000000" w:themeColor="text1"/>
        </w:rPr>
        <w:t xml:space="preserve">, a framework commonly </w:t>
      </w:r>
      <w:r w:rsidR="007F0ABF">
        <w:rPr>
          <w:color w:val="000000" w:themeColor="text1"/>
        </w:rPr>
        <w:t>requeste</w:t>
      </w:r>
      <w:r w:rsidR="00E0617B">
        <w:rPr>
          <w:color w:val="000000" w:themeColor="text1"/>
        </w:rPr>
        <w:t xml:space="preserve">d by seaweed businesses </w:t>
      </w:r>
      <w:r w:rsidR="0088292A">
        <w:rPr>
          <w:color w:val="000000" w:themeColor="text1"/>
        </w:rPr>
        <w:t xml:space="preserve"> </w:t>
      </w:r>
      <w:r w:rsidR="00520B93">
        <w:rPr>
          <w:color w:val="000000" w:themeColor="text1"/>
        </w:rPr>
        <w:fldChar w:fldCharType="begin">
          <w:fldData xml:space="preserve">PEVuZE5vdGU+PENpdGU+PEF1dGhvcj5DZXJjYTwvQXV0aG9yPjxZZWFyPjIwMjM8L1llYXI+PFJl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</w:fldData>
        </w:fldChar>
      </w:r>
      <w:r w:rsidR="00520B93">
        <w:rPr>
          <w:color w:val="000000" w:themeColor="text1"/>
        </w:rPr>
        <w:instrText xml:space="preserve"> ADDIN EN.JS.CITE </w:instrText>
      </w:r>
      <w:r w:rsidR="00520B93">
        <w:rPr>
          <w:color w:val="000000" w:themeColor="text1"/>
        </w:rPr>
      </w:r>
      <w:r w:rsidR="00520B93">
        <w:rPr>
          <w:color w:val="000000" w:themeColor="text1"/>
        </w:rPr>
        <w:fldChar w:fldCharType="separate"/>
      </w:r>
      <w:r w:rsidR="00520B93">
        <w:rPr>
          <w:noProof/>
          <w:color w:val="000000" w:themeColor="text1"/>
        </w:rPr>
        <w:t>(Cerca et al., 2023)</w:t>
      </w:r>
      <w:r w:rsidR="00520B93">
        <w:rPr>
          <w:color w:val="000000" w:themeColor="text1"/>
        </w:rPr>
        <w:fldChar w:fldCharType="end"/>
      </w:r>
      <w:r w:rsidR="00CD705D">
        <w:rPr>
          <w:color w:val="000000" w:themeColor="text1"/>
        </w:rPr>
        <w:t xml:space="preserve">. </w:t>
      </w:r>
      <w:r w:rsidR="007F0ABF">
        <w:rPr>
          <w:color w:val="000000" w:themeColor="text1"/>
        </w:rPr>
        <w:t xml:space="preserve"> </w:t>
      </w:r>
    </w:p>
    <w:p w14:paraId="326C5A0D" w14:textId="1775AD81" w:rsidR="0071415B" w:rsidRDefault="008818FB" w:rsidP="00FD21B5">
      <w:pPr>
        <w:spacing w:line="360" w:lineRule="auto"/>
        <w:jc w:val="both"/>
        <w:rPr>
          <w:color w:val="000000" w:themeColor="text1"/>
        </w:rPr>
      </w:pPr>
      <w:r>
        <w:rPr>
          <w:color w:val="000000" w:themeColor="text1"/>
        </w:rPr>
        <w:t xml:space="preserve">These significant investments and strategic initiatives underscore the region’s recognition of the algae sector’s vast economic and environmental potential. The policies not only </w:t>
      </w:r>
      <w:r w:rsidR="004100EB">
        <w:rPr>
          <w:color w:val="000000" w:themeColor="text1"/>
        </w:rPr>
        <w:t>align</w:t>
      </w:r>
      <w:r>
        <w:rPr>
          <w:color w:val="000000" w:themeColor="text1"/>
        </w:rPr>
        <w:t xml:space="preserve"> with global sustainability goals</w:t>
      </w:r>
      <w:r w:rsidR="004E31C2">
        <w:rPr>
          <w:color w:val="000000" w:themeColor="text1"/>
        </w:rPr>
        <w:t xml:space="preserve">, </w:t>
      </w:r>
      <w:r w:rsidR="00E00F31">
        <w:rPr>
          <w:color w:val="000000" w:themeColor="text1"/>
        </w:rPr>
        <w:t>but they</w:t>
      </w:r>
      <w:r>
        <w:rPr>
          <w:color w:val="000000" w:themeColor="text1"/>
        </w:rPr>
        <w:t xml:space="preserve"> also </w:t>
      </w:r>
      <w:r w:rsidR="00483123">
        <w:rPr>
          <w:color w:val="000000" w:themeColor="text1"/>
        </w:rPr>
        <w:t xml:space="preserve">reinforce </w:t>
      </w:r>
      <w:r>
        <w:rPr>
          <w:color w:val="000000" w:themeColor="text1"/>
        </w:rPr>
        <w:t>Europe’s position as a leader in aquaculture innovation and sustainable fisheries management</w:t>
      </w:r>
      <w:r w:rsidR="002605A5">
        <w:rPr>
          <w:color w:val="000000" w:themeColor="text1"/>
        </w:rPr>
        <w:t xml:space="preserve">. </w:t>
      </w:r>
      <w:r w:rsidR="00DA4A99">
        <w:rPr>
          <w:color w:val="000000" w:themeColor="text1"/>
        </w:rPr>
        <w:t xml:space="preserve">Success of these </w:t>
      </w:r>
      <w:proofErr w:type="gramStart"/>
      <w:r w:rsidR="00DA4A99">
        <w:rPr>
          <w:color w:val="000000" w:themeColor="text1"/>
        </w:rPr>
        <w:t>framework</w:t>
      </w:r>
      <w:r w:rsidR="008739AC">
        <w:rPr>
          <w:color w:val="000000" w:themeColor="text1"/>
        </w:rPr>
        <w:t>s</w:t>
      </w:r>
      <w:proofErr w:type="gramEnd"/>
      <w:r w:rsidR="008739AC">
        <w:rPr>
          <w:color w:val="000000" w:themeColor="text1"/>
        </w:rPr>
        <w:t xml:space="preserve"> approaches have benefits of</w:t>
      </w:r>
      <w:r w:rsidR="002E2B64">
        <w:rPr>
          <w:color w:val="000000" w:themeColor="text1"/>
        </w:rPr>
        <w:t xml:space="preserve"> </w:t>
      </w:r>
      <w:r w:rsidR="008669DD">
        <w:rPr>
          <w:color w:val="000000" w:themeColor="text1"/>
        </w:rPr>
        <w:t>generat</w:t>
      </w:r>
      <w:r w:rsidR="004100EB">
        <w:rPr>
          <w:color w:val="000000" w:themeColor="text1"/>
        </w:rPr>
        <w:t>ing</w:t>
      </w:r>
      <w:r w:rsidR="008669DD">
        <w:rPr>
          <w:color w:val="000000" w:themeColor="text1"/>
        </w:rPr>
        <w:t xml:space="preserve"> economic growth, creating jobs and contributing to sustainable food security. </w:t>
      </w:r>
    </w:p>
    <w:p w14:paraId="69ED6458" w14:textId="4A9432C4" w:rsidR="00817AE6" w:rsidRPr="0071415B" w:rsidRDefault="00C95293" w:rsidP="00FD21B5">
      <w:pPr>
        <w:spacing w:line="360" w:lineRule="auto"/>
        <w:jc w:val="both"/>
        <w:rPr>
          <w:color w:val="000000" w:themeColor="text1"/>
        </w:rPr>
      </w:pPr>
      <w:r w:rsidRPr="5DD2B3E7">
        <w:rPr>
          <w:color w:val="000000" w:themeColor="text1"/>
        </w:rPr>
        <w:t>The Problem</w:t>
      </w:r>
    </w:p>
    <w:p w14:paraId="7096E281" w14:textId="0378BB4F" w:rsidR="004B2114" w:rsidRDefault="00345BE1" w:rsidP="00FD21B5">
      <w:pPr>
        <w:spacing w:line="360" w:lineRule="auto"/>
        <w:jc w:val="both"/>
        <w:rPr>
          <w:color w:val="000000"/>
        </w:rPr>
      </w:pPr>
      <w:r>
        <w:rPr>
          <w:color w:val="000000"/>
        </w:rPr>
        <w:t xml:space="preserve">A </w:t>
      </w:r>
      <w:r w:rsidR="003411C5">
        <w:rPr>
          <w:color w:val="000000"/>
        </w:rPr>
        <w:t xml:space="preserve">significant constraint </w:t>
      </w:r>
      <w:r>
        <w:rPr>
          <w:color w:val="000000"/>
        </w:rPr>
        <w:t xml:space="preserve">to scaling up </w:t>
      </w:r>
      <w:r w:rsidR="00F6590E">
        <w:rPr>
          <w:color w:val="000000"/>
        </w:rPr>
        <w:t xml:space="preserve">efficient and sustainable </w:t>
      </w:r>
      <w:r>
        <w:rPr>
          <w:color w:val="000000"/>
        </w:rPr>
        <w:t>seaweed production is the impact of biofouling species on cultivated seaweed lines</w:t>
      </w:r>
      <w:r w:rsidR="00F6590E">
        <w:rPr>
          <w:color w:val="000000"/>
        </w:rPr>
        <w:t xml:space="preserve"> </w:t>
      </w:r>
      <w:sdt>
        <w:sdtPr>
          <w:rPr>
            <w:color w:val="000000"/>
          </w:rPr>
          <w:tag w:val="MENDELEY_CITATION_v3_eyJjaXRhdGlvbklEIjoiTUVOREVMRVlfQ0lUQVRJT05fMTE0ZWU0M2YtZTY5OC00YmI0LTk1YzgtYmQ3Nzg2ZWRiY2U5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
          <w:id w:val="-1430808159"/>
          <w:placeholder>
            <w:docPart w:val="DefaultPlaceholder_-1854013440"/>
          </w:placeholder>
        </w:sdtPr>
        <w:sdtEndPr>
          <w:rPr>
            <w:color w:val="000000" w:themeColor="text1"/>
          </w:rPr>
        </w:sdtEndPr>
        <w:sdtContent>
          <w:r w:rsidR="00EC3A6E" w:rsidRPr="00EC3A6E">
            <w:rPr>
              <w:color w:val="000000"/>
            </w:rPr>
            <w:t>(Bannister et al., 2019)</w:t>
          </w:r>
        </w:sdtContent>
      </w:sdt>
      <w:r w:rsidR="00F6590E">
        <w:rPr>
          <w:color w:val="000000"/>
        </w:rPr>
        <w:t>. The c</w:t>
      </w:r>
      <w:r w:rsidR="00E42466">
        <w:rPr>
          <w:color w:val="000000"/>
        </w:rPr>
        <w:t xml:space="preserve">old, nutrient-rich </w:t>
      </w:r>
      <w:r w:rsidR="00C15C1B">
        <w:rPr>
          <w:color w:val="000000"/>
        </w:rPr>
        <w:t>coastline conditions</w:t>
      </w:r>
      <w:r w:rsidR="00F6590E">
        <w:rPr>
          <w:color w:val="000000"/>
        </w:rPr>
        <w:t xml:space="preserve"> that</w:t>
      </w:r>
      <w:r w:rsidR="00C15C1B">
        <w:rPr>
          <w:color w:val="000000"/>
        </w:rPr>
        <w:t xml:space="preserve"> </w:t>
      </w:r>
      <w:r w:rsidR="00E42466">
        <w:rPr>
          <w:color w:val="000000"/>
        </w:rPr>
        <w:t xml:space="preserve">make the </w:t>
      </w:r>
      <w:r w:rsidR="00F6590E">
        <w:rPr>
          <w:color w:val="000000"/>
        </w:rPr>
        <w:t xml:space="preserve">North-East Atlantic </w:t>
      </w:r>
      <w:r w:rsidR="00E42466">
        <w:rPr>
          <w:color w:val="000000"/>
        </w:rPr>
        <w:t>region hi</w:t>
      </w:r>
      <w:r w:rsidR="00CF51C7">
        <w:rPr>
          <w:color w:val="000000"/>
        </w:rPr>
        <w:t xml:space="preserve">ghly suited for commercial macroalgae cultivation </w:t>
      </w:r>
      <w:r w:rsidR="00F6590E">
        <w:rPr>
          <w:color w:val="000000"/>
        </w:rPr>
        <w:t xml:space="preserve">also create favourable conditions for the seasonal proliferation of </w:t>
      </w:r>
      <w:r w:rsidR="464C285A" w:rsidRPr="5DD2B3E7">
        <w:rPr>
          <w:color w:val="000000" w:themeColor="text1"/>
        </w:rPr>
        <w:t xml:space="preserve">harmful </w:t>
      </w:r>
      <w:r w:rsidR="00F6590E">
        <w:rPr>
          <w:color w:val="000000"/>
        </w:rPr>
        <w:t xml:space="preserve">epibionts </w:t>
      </w:r>
      <w:sdt>
        <w:sdtPr>
          <w:rPr>
            <w:color w:val="000000"/>
          </w:rPr>
          <w:tag w:val="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"/>
          <w:id w:val="-190839272"/>
          <w:placeholder>
            <w:docPart w:val="DefaultPlaceholder_-1854013440"/>
          </w:placeholder>
        </w:sdtPr>
        <w:sdtEndPr>
          <w:rPr>
            <w:color w:val="000000" w:themeColor="text1"/>
          </w:rPr>
        </w:sdtEndPr>
        <w:sdtContent>
          <w:r w:rsidR="00EC3A6E" w:rsidRPr="00EC3A6E">
            <w:rPr>
              <w:color w:val="000000"/>
            </w:rPr>
            <w:t>(Forbord et al., 2020; Macias et al., 2025)</w:t>
          </w:r>
        </w:sdtContent>
      </w:sdt>
      <w:r w:rsidR="00CF51C7">
        <w:rPr>
          <w:color w:val="000000"/>
        </w:rPr>
        <w:t>.</w:t>
      </w:r>
      <w:r w:rsidR="003411C5">
        <w:rPr>
          <w:color w:val="000000"/>
        </w:rPr>
        <w:t xml:space="preserve">  </w:t>
      </w:r>
      <w:r w:rsidR="002D787F">
        <w:rPr>
          <w:color w:val="000000"/>
        </w:rPr>
        <w:t xml:space="preserve">The </w:t>
      </w:r>
      <w:r w:rsidR="006B230F" w:rsidRPr="5DD2B3E7">
        <w:rPr>
          <w:color w:val="000000" w:themeColor="text1"/>
        </w:rPr>
        <w:t>s</w:t>
      </w:r>
      <w:r w:rsidR="002D787F">
        <w:rPr>
          <w:color w:val="000000"/>
        </w:rPr>
        <w:t xml:space="preserve">eaweed surface provides an optimal substrate for a range of epibiont groups including bryozoans, hydroids, tunicates, </w:t>
      </w:r>
      <w:r w:rsidR="5B9DBC38" w:rsidRPr="5DD2B3E7">
        <w:rPr>
          <w:color w:val="000000" w:themeColor="text1"/>
        </w:rPr>
        <w:t>crustaceans, gastropods, bivalves</w:t>
      </w:r>
      <w:r w:rsidR="002D787F">
        <w:rPr>
          <w:color w:val="000000"/>
        </w:rPr>
        <w:t xml:space="preserve"> and </w:t>
      </w:r>
      <w:r w:rsidR="69D7F78D" w:rsidRPr="5DD2B3E7">
        <w:rPr>
          <w:color w:val="000000" w:themeColor="text1"/>
        </w:rPr>
        <w:t>epiphytic</w:t>
      </w:r>
      <w:r w:rsidR="002D787F">
        <w:rPr>
          <w:color w:val="000000"/>
        </w:rPr>
        <w:t xml:space="preserve"> algae </w:t>
      </w:r>
      <w:r w:rsidR="002D787F">
        <w:rPr>
          <w:color w:val="000000"/>
        </w:rPr>
        <w:fldChar w:fldCharType="begin">
          <w:fldData xml:space="preserve">PEVuZE5vdGU+PENpdGU+PEF1dGhvcj5NYXRzc29uPC9BdXRob3I+PFllYXI+MjAxOTwvWWVhcj48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</w:fldData>
        </w:fldChar>
      </w:r>
      <w:r w:rsidR="002D787F">
        <w:rPr>
          <w:color w:val="000000"/>
        </w:rPr>
        <w:instrText xml:space="preserve"> ADDIN EN.JS.CITE </w:instrText>
      </w:r>
      <w:r w:rsidR="002D787F">
        <w:rPr>
          <w:color w:val="000000"/>
        </w:rPr>
      </w:r>
      <w:r w:rsidR="002D787F">
        <w:rPr>
          <w:color w:val="000000"/>
        </w:rPr>
        <w:fldChar w:fldCharType="separate"/>
      </w:r>
      <w:r w:rsidR="009212AA">
        <w:rPr>
          <w:noProof/>
          <w:color w:val="000000"/>
        </w:rPr>
        <w:t>(Matsson et al., 2019)</w:t>
      </w:r>
      <w:r w:rsidR="002D787F">
        <w:rPr>
          <w:color w:val="000000"/>
        </w:rPr>
        <w:fldChar w:fldCharType="end"/>
      </w:r>
      <w:r w:rsidR="002D787F">
        <w:rPr>
          <w:color w:val="000000"/>
        </w:rPr>
        <w:t xml:space="preserve">. </w:t>
      </w:r>
      <w:r>
        <w:rPr>
          <w:color w:val="000000"/>
        </w:rPr>
        <w:t xml:space="preserve">Epibiont settlement on both wild and cultivated seaweed can result in </w:t>
      </w:r>
      <w:r w:rsidR="00B33F11">
        <w:rPr>
          <w:color w:val="000000"/>
        </w:rPr>
        <w:t xml:space="preserve">three </w:t>
      </w:r>
      <w:r w:rsidR="00C7448F">
        <w:rPr>
          <w:color w:val="000000"/>
        </w:rPr>
        <w:t>primary</w:t>
      </w:r>
      <w:r w:rsidR="00B33F11">
        <w:rPr>
          <w:color w:val="000000"/>
        </w:rPr>
        <w:t xml:space="preserve"> negative impacts; </w:t>
      </w:r>
      <w:r>
        <w:rPr>
          <w:color w:val="000000"/>
        </w:rPr>
        <w:t xml:space="preserve">physical damage to the frond, interference with key physiological processes and </w:t>
      </w:r>
      <w:r w:rsidR="00B33F11">
        <w:rPr>
          <w:color w:val="000000"/>
        </w:rPr>
        <w:t>competition</w:t>
      </w:r>
      <w:r w:rsidR="000C63A2">
        <w:rPr>
          <w:color w:val="000000"/>
        </w:rPr>
        <w:t xml:space="preserve"> for vital resources</w:t>
      </w:r>
      <w:r>
        <w:rPr>
          <w:color w:val="000000"/>
        </w:rPr>
        <w:t xml:space="preserve"> </w:t>
      </w:r>
      <w:sdt>
        <w:sdtPr>
          <w:rPr>
            <w:color w:val="000000"/>
          </w:rPr>
          <w:tag w:val="MENDELEY_CITATION_v3_eyJjaXRhdGlvbklEIjoiTUVOREVMRVlfQ0lUQVRJT05fODhmNTQyNWQtNDZmNy00MjM3LWE0NTYtNmNhNWI3NzExMDgy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
          <w:id w:val="601383672"/>
          <w:placeholder>
            <w:docPart w:val="DefaultPlaceholder_-1854013440"/>
          </w:placeholder>
        </w:sdtPr>
        <w:sdtEndPr>
          <w:rPr>
            <w:color w:val="000000" w:themeColor="text1"/>
          </w:rPr>
        </w:sdtEndPr>
        <w:sdtContent>
          <w:r w:rsidR="00EC3A6E" w:rsidRPr="00EC3A6E">
            <w:rPr>
              <w:color w:val="000000"/>
            </w:rPr>
            <w:t>(Bannister et al., 2019)</w:t>
          </w:r>
        </w:sdtContent>
      </w:sdt>
      <w:r w:rsidR="00B33F11">
        <w:rPr>
          <w:color w:val="000000"/>
        </w:rPr>
        <w:t>.</w:t>
      </w:r>
      <w:r w:rsidR="00C7448F">
        <w:rPr>
          <w:color w:val="000000"/>
        </w:rPr>
        <w:t xml:space="preserve"> </w:t>
      </w:r>
      <w:r w:rsidR="00B86470">
        <w:rPr>
          <w:color w:val="000000"/>
        </w:rPr>
        <w:t>Fouling species can p</w:t>
      </w:r>
      <w:r w:rsidR="00E17F82">
        <w:rPr>
          <w:color w:val="000000"/>
        </w:rPr>
        <w:t>hysical</w:t>
      </w:r>
      <w:r w:rsidR="00B86470">
        <w:rPr>
          <w:color w:val="000000"/>
        </w:rPr>
        <w:t>ly</w:t>
      </w:r>
      <w:r w:rsidR="00E17F82">
        <w:rPr>
          <w:color w:val="000000"/>
        </w:rPr>
        <w:t xml:space="preserve"> shad</w:t>
      </w:r>
      <w:r w:rsidR="00B86470">
        <w:rPr>
          <w:color w:val="000000"/>
        </w:rPr>
        <w:t>e</w:t>
      </w:r>
      <w:r w:rsidR="00E17F82">
        <w:rPr>
          <w:color w:val="000000"/>
        </w:rPr>
        <w:t xml:space="preserve"> and block </w:t>
      </w:r>
      <w:r w:rsidR="00B86470">
        <w:rPr>
          <w:color w:val="000000"/>
        </w:rPr>
        <w:t>fronds</w:t>
      </w:r>
      <w:r w:rsidR="007D1CA8">
        <w:rPr>
          <w:color w:val="000000"/>
        </w:rPr>
        <w:t xml:space="preserve"> </w:t>
      </w:r>
      <w:r w:rsidR="00B86470">
        <w:rPr>
          <w:color w:val="000000"/>
        </w:rPr>
        <w:t>inhibi</w:t>
      </w:r>
      <w:r w:rsidR="00A0466D">
        <w:rPr>
          <w:color w:val="000000"/>
        </w:rPr>
        <w:t>ting</w:t>
      </w:r>
      <w:r w:rsidR="00B86470">
        <w:rPr>
          <w:color w:val="000000"/>
        </w:rPr>
        <w:t xml:space="preserve"> the transfer of light and nutrients</w:t>
      </w:r>
      <w:r w:rsidR="00A0466D">
        <w:rPr>
          <w:color w:val="000000"/>
        </w:rPr>
        <w:t>.</w:t>
      </w:r>
      <w:r w:rsidR="007D1CA8">
        <w:rPr>
          <w:color w:val="000000"/>
        </w:rPr>
        <w:t xml:space="preserve"> </w:t>
      </w:r>
      <w:r w:rsidR="00A0466D">
        <w:rPr>
          <w:color w:val="000000"/>
        </w:rPr>
        <w:t>This negatively impacts</w:t>
      </w:r>
      <w:r w:rsidR="00E17F82">
        <w:rPr>
          <w:color w:val="000000"/>
        </w:rPr>
        <w:t xml:space="preserve"> photosynthesis</w:t>
      </w:r>
      <w:r w:rsidR="00B86470">
        <w:rPr>
          <w:color w:val="000000"/>
        </w:rPr>
        <w:t>, reproductive spore release</w:t>
      </w:r>
      <w:r w:rsidR="00B929CA">
        <w:rPr>
          <w:color w:val="000000"/>
        </w:rPr>
        <w:t>,</w:t>
      </w:r>
      <w:r w:rsidR="00B86470">
        <w:rPr>
          <w:color w:val="000000"/>
        </w:rPr>
        <w:t xml:space="preserve"> </w:t>
      </w:r>
      <w:r w:rsidR="00E17F82">
        <w:rPr>
          <w:color w:val="000000"/>
        </w:rPr>
        <w:t xml:space="preserve">and </w:t>
      </w:r>
      <w:r w:rsidR="00392FCB">
        <w:rPr>
          <w:color w:val="000000"/>
        </w:rPr>
        <w:t>can</w:t>
      </w:r>
      <w:r w:rsidR="00804F4B">
        <w:rPr>
          <w:color w:val="000000"/>
        </w:rPr>
        <w:t xml:space="preserve"> </w:t>
      </w:r>
      <w:r w:rsidR="00B929CA">
        <w:rPr>
          <w:color w:val="000000"/>
        </w:rPr>
        <w:t xml:space="preserve">ultimately lead to tissue necrosis </w:t>
      </w:r>
      <w:r w:rsidR="00B929CA">
        <w:rPr>
          <w:color w:val="000000"/>
        </w:rPr>
        <w:fldChar w:fldCharType="begin">
          <w:fldData xml:space="preserve">PEVuZE5vdGU+PENpdGU+PEF1dGhvcj5XYWxsczwvQXV0aG9yPjxZZWFyPjIwMTc8L1llYXI+PFJl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==
</w:fldData>
        </w:fldChar>
      </w:r>
      <w:r w:rsidR="00B929CA">
        <w:rPr>
          <w:color w:val="000000"/>
        </w:rPr>
        <w:instrText xml:space="preserve"> ADDIN EN.JS.CITE </w:instrText>
      </w:r>
      <w:r w:rsidR="00B929CA">
        <w:rPr>
          <w:color w:val="000000"/>
        </w:rPr>
      </w:r>
      <w:r w:rsidR="00B929CA">
        <w:rPr>
          <w:color w:val="000000"/>
        </w:rPr>
        <w:fldChar w:fldCharType="separate"/>
      </w:r>
      <w:r w:rsidR="009212AA">
        <w:rPr>
          <w:noProof/>
          <w:color w:val="000000"/>
        </w:rPr>
        <w:t>(Walls et al., 2017)</w:t>
      </w:r>
      <w:r w:rsidR="00B929CA">
        <w:rPr>
          <w:color w:val="000000"/>
        </w:rPr>
        <w:fldChar w:fldCharType="end"/>
      </w:r>
      <w:r w:rsidR="00B929CA">
        <w:rPr>
          <w:color w:val="000000"/>
        </w:rPr>
        <w:t xml:space="preserve">. </w:t>
      </w:r>
      <w:r w:rsidR="00C17F06" w:rsidRPr="00C17F06">
        <w:rPr>
          <w:color w:val="000000"/>
        </w:rPr>
        <w:t>Additionally, fouling organisms reduce the flexibility of seaweed fronds,</w:t>
      </w:r>
      <w:r w:rsidR="00392FCB">
        <w:rPr>
          <w:color w:val="000000"/>
        </w:rPr>
        <w:t xml:space="preserve"> particularly in </w:t>
      </w:r>
      <w:r w:rsidR="00646EFA">
        <w:rPr>
          <w:color w:val="000000"/>
        </w:rPr>
        <w:t xml:space="preserve">high-wave energy environments, </w:t>
      </w:r>
      <w:r w:rsidR="00EB3149">
        <w:rPr>
          <w:color w:val="000000"/>
        </w:rPr>
        <w:t>by</w:t>
      </w:r>
      <w:r w:rsidR="00C17F06" w:rsidRPr="00C17F06">
        <w:rPr>
          <w:color w:val="000000"/>
        </w:rPr>
        <w:t xml:space="preserve"> </w:t>
      </w:r>
      <w:r w:rsidR="00795B30" w:rsidRPr="00C17F06">
        <w:rPr>
          <w:color w:val="000000"/>
        </w:rPr>
        <w:t>height</w:t>
      </w:r>
      <w:r w:rsidR="00795B30">
        <w:rPr>
          <w:color w:val="000000"/>
        </w:rPr>
        <w:t xml:space="preserve">ening </w:t>
      </w:r>
      <w:r w:rsidR="00C17F06" w:rsidRPr="00C17F06">
        <w:rPr>
          <w:color w:val="000000"/>
        </w:rPr>
        <w:t>the risk of breakage and substrate detachment due to</w:t>
      </w:r>
      <w:r w:rsidR="00795B30">
        <w:rPr>
          <w:color w:val="000000"/>
        </w:rPr>
        <w:t xml:space="preserve"> </w:t>
      </w:r>
      <w:r w:rsidR="00795B30" w:rsidRPr="00C17F06">
        <w:rPr>
          <w:color w:val="000000"/>
        </w:rPr>
        <w:t>increas</w:t>
      </w:r>
      <w:r w:rsidR="00795B30">
        <w:rPr>
          <w:color w:val="000000"/>
        </w:rPr>
        <w:t>ed</w:t>
      </w:r>
      <w:r w:rsidR="00C17F06" w:rsidRPr="00C17F06">
        <w:rPr>
          <w:color w:val="000000"/>
        </w:rPr>
        <w:t xml:space="preserve"> drag</w:t>
      </w:r>
      <w:r w:rsidR="00EB3149">
        <w:rPr>
          <w:color w:val="000000"/>
        </w:rPr>
        <w:t xml:space="preserve"> which</w:t>
      </w:r>
      <w:r w:rsidR="00AD4FFB">
        <w:rPr>
          <w:color w:val="000000"/>
        </w:rPr>
        <w:t xml:space="preserve"> re</w:t>
      </w:r>
      <w:r w:rsidR="00C17F06" w:rsidRPr="00C17F06">
        <w:rPr>
          <w:color w:val="000000"/>
        </w:rPr>
        <w:t>sult in loss of biomass yield (</w:t>
      </w:r>
      <w:proofErr w:type="spellStart"/>
      <w:r w:rsidR="00C17F06" w:rsidRPr="00C17F06">
        <w:rPr>
          <w:color w:val="000000"/>
        </w:rPr>
        <w:t>Krumhansl</w:t>
      </w:r>
      <w:proofErr w:type="spellEnd"/>
      <w:r w:rsidR="00C17F06" w:rsidRPr="00C17F06">
        <w:rPr>
          <w:color w:val="000000"/>
        </w:rPr>
        <w:t xml:space="preserve"> et al., 2011</w:t>
      </w:r>
      <w:r w:rsidR="00C655D9">
        <w:rPr>
          <w:color w:val="000000"/>
        </w:rPr>
        <w:t xml:space="preserve">). </w:t>
      </w:r>
      <w:r w:rsidR="00D905A7" w:rsidRPr="60690563">
        <w:rPr>
          <w:color w:val="000000" w:themeColor="text1"/>
        </w:rPr>
        <w:t xml:space="preserve">The commercial value of seaweed decreases as fouling </w:t>
      </w:r>
      <w:r w:rsidR="007D1CA8" w:rsidRPr="60690563">
        <w:rPr>
          <w:color w:val="000000" w:themeColor="text1"/>
        </w:rPr>
        <w:t xml:space="preserve">worsens due to </w:t>
      </w:r>
      <w:r w:rsidR="00D905A7" w:rsidRPr="60690563">
        <w:rPr>
          <w:color w:val="000000" w:themeColor="text1"/>
        </w:rPr>
        <w:t xml:space="preserve">the deterioration of frond quality and taste, </w:t>
      </w:r>
      <w:r w:rsidR="007D1CA8" w:rsidRPr="60690563">
        <w:rPr>
          <w:color w:val="000000" w:themeColor="text1"/>
        </w:rPr>
        <w:t>increased</w:t>
      </w:r>
      <w:r w:rsidR="00D905A7" w:rsidRPr="60690563">
        <w:rPr>
          <w:color w:val="000000" w:themeColor="text1"/>
        </w:rPr>
        <w:t xml:space="preserve"> waste production, and a heightened allergen risk to humans </w:t>
      </w:r>
      <w:r w:rsidRPr="60690563">
        <w:rPr>
          <w:color w:val="000000" w:themeColor="text1"/>
        </w:rPr>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sidR="009212AA">
        <w:rPr>
          <w:noProof/>
          <w:color w:val="000000" w:themeColor="text1"/>
        </w:rPr>
        <w:t xml:space="preserve">(Walls et al., 2017, </w:t>
      </w:r>
      <w:r w:rsidR="009212AA">
        <w:rPr>
          <w:noProof/>
          <w:color w:val="000000" w:themeColor="text1"/>
        </w:rPr>
        <w:lastRenderedPageBreak/>
        <w:t>Bannister et al., 2019)</w:t>
      </w:r>
      <w:r w:rsidRPr="60690563">
        <w:rPr>
          <w:color w:val="000000" w:themeColor="text1"/>
        </w:rPr>
        <w:fldChar w:fldCharType="end"/>
      </w:r>
      <w:r w:rsidR="003C3C8E" w:rsidRPr="60690563">
        <w:rPr>
          <w:color w:val="000000" w:themeColor="text1"/>
        </w:rPr>
        <w:t>.</w:t>
      </w:r>
      <w:r w:rsidR="00D474B8" w:rsidRPr="60690563">
        <w:rPr>
          <w:color w:val="000000" w:themeColor="text1"/>
        </w:rPr>
        <w:t xml:space="preserve"> </w:t>
      </w:r>
      <w:r w:rsidR="2D13123E" w:rsidRPr="5DD2B3E7">
        <w:rPr>
          <w:color w:val="000000" w:themeColor="text1"/>
        </w:rPr>
        <w:t>To avoid biofouling, f</w:t>
      </w:r>
      <w:r w:rsidR="00D474B8" w:rsidRPr="60690563">
        <w:rPr>
          <w:color w:val="000000" w:themeColor="text1"/>
        </w:rPr>
        <w:t xml:space="preserve">armers face </w:t>
      </w:r>
      <w:r w:rsidR="2FA10B0F" w:rsidRPr="5DD2B3E7">
        <w:rPr>
          <w:color w:val="000000" w:themeColor="text1"/>
        </w:rPr>
        <w:t xml:space="preserve">the </w:t>
      </w:r>
      <w:r w:rsidR="77AA8E24" w:rsidRPr="5DD2B3E7">
        <w:rPr>
          <w:color w:val="000000" w:themeColor="text1"/>
        </w:rPr>
        <w:t>dilemma</w:t>
      </w:r>
      <w:r w:rsidR="2FA10B0F" w:rsidRPr="5DD2B3E7">
        <w:rPr>
          <w:color w:val="000000" w:themeColor="text1"/>
        </w:rPr>
        <w:t xml:space="preserve"> of</w:t>
      </w:r>
      <w:r w:rsidR="00D474B8" w:rsidRPr="60690563">
        <w:rPr>
          <w:color w:val="000000" w:themeColor="text1"/>
        </w:rPr>
        <w:t xml:space="preserve"> shortening the growing season, thus restrict</w:t>
      </w:r>
      <w:r w:rsidR="23296EC6" w:rsidRPr="5DD2B3E7">
        <w:rPr>
          <w:color w:val="000000" w:themeColor="text1"/>
        </w:rPr>
        <w:t>ing</w:t>
      </w:r>
      <w:r w:rsidR="00D474B8" w:rsidRPr="60690563">
        <w:rPr>
          <w:color w:val="000000" w:themeColor="text1"/>
        </w:rPr>
        <w:t xml:space="preserve"> </w:t>
      </w:r>
      <w:r w:rsidR="404AE6D2" w:rsidRPr="5DD2B3E7">
        <w:rPr>
          <w:color w:val="000000" w:themeColor="text1"/>
        </w:rPr>
        <w:t>further</w:t>
      </w:r>
      <w:r w:rsidR="00D474B8" w:rsidRPr="60690563">
        <w:rPr>
          <w:color w:val="000000" w:themeColor="text1"/>
        </w:rPr>
        <w:t xml:space="preserve"> yield</w:t>
      </w:r>
      <w:r w:rsidR="1B5906F2" w:rsidRPr="5DD2B3E7">
        <w:rPr>
          <w:color w:val="000000" w:themeColor="text1"/>
        </w:rPr>
        <w:t xml:space="preserve"> growth </w:t>
      </w:r>
      <w:r w:rsidR="65884FF9" w:rsidRPr="5DD2B3E7">
        <w:rPr>
          <w:color w:val="000000" w:themeColor="text1"/>
        </w:rPr>
        <w:t xml:space="preserve">which also raises financial sustainability issues for the farms </w:t>
      </w:r>
      <w:r w:rsidRPr="60690563">
        <w:rPr>
          <w:color w:val="000000" w:themeColor="text1"/>
        </w:rPr>
        <w:fldChar w:fldCharType="begin">
          <w:fldData xml:space="preserve">PEVuZE5vdGU+PENpdGU+PEF1dGhvcj5WaXNjaDwvQXV0aG9yPjxZZWFyPjIwMjA8L1llYXI+PFJl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sidR="009212AA">
        <w:rPr>
          <w:noProof/>
          <w:color w:val="000000" w:themeColor="text1"/>
        </w:rPr>
        <w:t>(Visch et al., 2020)</w:t>
      </w:r>
      <w:r w:rsidRPr="60690563">
        <w:rPr>
          <w:color w:val="000000" w:themeColor="text1"/>
        </w:rPr>
        <w:fldChar w:fldCharType="end"/>
      </w:r>
      <w:r w:rsidR="00D474B8" w:rsidRPr="60690563">
        <w:rPr>
          <w:color w:val="000000" w:themeColor="text1"/>
        </w:rPr>
        <w:t xml:space="preserve">. </w:t>
      </w:r>
    </w:p>
    <w:p w14:paraId="7898DE24" w14:textId="4E30EC91" w:rsidR="00223EE9" w:rsidRDefault="00967548" w:rsidP="00FD21B5">
      <w:pPr>
        <w:spacing w:line="360" w:lineRule="auto"/>
        <w:jc w:val="both"/>
        <w:rPr>
          <w:color w:val="000000"/>
        </w:rPr>
      </w:pPr>
      <w:r>
        <w:rPr>
          <w:color w:val="000000"/>
        </w:rPr>
        <w:t xml:space="preserve">Epibiont community composition differs greatly between locations, resulting in varied impacts on macroalgae. </w:t>
      </w:r>
      <w:r w:rsidR="00187484">
        <w:rPr>
          <w:color w:val="000000"/>
        </w:rPr>
        <w:t xml:space="preserve">Two </w:t>
      </w:r>
      <w:r>
        <w:rPr>
          <w:color w:val="000000"/>
        </w:rPr>
        <w:t xml:space="preserve">commonly cultivated </w:t>
      </w:r>
      <w:r w:rsidR="00187484">
        <w:rPr>
          <w:color w:val="000000"/>
        </w:rPr>
        <w:t xml:space="preserve">species </w:t>
      </w:r>
      <w:r w:rsidRPr="5DD2B3E7">
        <w:rPr>
          <w:i/>
          <w:iCs/>
          <w:color w:val="000000"/>
        </w:rPr>
        <w:t xml:space="preserve">Saccharina </w:t>
      </w:r>
      <w:r w:rsidR="009959DF" w:rsidRPr="009959DF">
        <w:rPr>
          <w:i/>
          <w:iCs/>
          <w:color w:val="000000"/>
        </w:rPr>
        <w:t xml:space="preserve">latissima </w:t>
      </w:r>
      <w:r w:rsidR="00187484">
        <w:rPr>
          <w:color w:val="000000"/>
        </w:rPr>
        <w:t xml:space="preserve">and </w:t>
      </w:r>
      <w:r w:rsidR="00187484" w:rsidRPr="5DD2B3E7">
        <w:rPr>
          <w:i/>
          <w:iCs/>
          <w:color w:val="000000"/>
        </w:rPr>
        <w:t>Alaria esculenta</w:t>
      </w:r>
      <w:r w:rsidR="00187484">
        <w:rPr>
          <w:color w:val="000000"/>
        </w:rPr>
        <w:t>, show highly similar fouling succession phases that align with Wahl’s (1989) initial description of ep</w:t>
      </w:r>
      <w:r w:rsidR="1E2C1907" w:rsidRPr="5DD2B3E7">
        <w:rPr>
          <w:color w:val="000000" w:themeColor="text1"/>
        </w:rPr>
        <w:t>i</w:t>
      </w:r>
      <w:r w:rsidR="00187484">
        <w:rPr>
          <w:color w:val="000000"/>
        </w:rPr>
        <w:t xml:space="preserve">biosis </w:t>
      </w:r>
      <w:r w:rsidR="00187484">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187484">
        <w:rPr>
          <w:color w:val="000000"/>
        </w:rPr>
        <w:instrText xml:space="preserve"> ADDIN EN.JS.CITE </w:instrText>
      </w:r>
      <w:r w:rsidR="00187484">
        <w:rPr>
          <w:color w:val="000000"/>
        </w:rPr>
      </w:r>
      <w:r w:rsidR="00187484">
        <w:rPr>
          <w:color w:val="000000"/>
        </w:rPr>
        <w:fldChar w:fldCharType="separate"/>
      </w:r>
      <w:r w:rsidR="009212AA">
        <w:rPr>
          <w:noProof/>
          <w:color w:val="000000"/>
        </w:rPr>
        <w:t>(Forbord et al., 2020)</w:t>
      </w:r>
      <w:r w:rsidR="00187484">
        <w:rPr>
          <w:color w:val="000000"/>
        </w:rPr>
        <w:fldChar w:fldCharType="end"/>
      </w:r>
      <w:r w:rsidR="00187484">
        <w:rPr>
          <w:color w:val="000000"/>
        </w:rPr>
        <w:t xml:space="preserve">. </w:t>
      </w:r>
      <w:r w:rsidR="006D562C">
        <w:rPr>
          <w:color w:val="000000"/>
        </w:rPr>
        <w:t xml:space="preserve">Biofouling progresses from an initial rapid formation of a thin film </w:t>
      </w:r>
      <w:r w:rsidR="00BD152E">
        <w:rPr>
          <w:color w:val="000000"/>
        </w:rPr>
        <w:t>o</w:t>
      </w:r>
      <w:r w:rsidR="006D562C">
        <w:rPr>
          <w:color w:val="000000"/>
        </w:rPr>
        <w:t xml:space="preserve">f organic compounds </w:t>
      </w:r>
      <w:r w:rsidR="00C86904">
        <w:rPr>
          <w:color w:val="000000"/>
        </w:rPr>
        <w:t>which</w:t>
      </w:r>
      <w:r w:rsidR="006D562C">
        <w:rPr>
          <w:color w:val="000000"/>
        </w:rPr>
        <w:t xml:space="preserve"> provide</w:t>
      </w:r>
      <w:r w:rsidR="00C86904">
        <w:rPr>
          <w:color w:val="000000"/>
        </w:rPr>
        <w:t>s</w:t>
      </w:r>
      <w:r w:rsidR="006D562C">
        <w:rPr>
          <w:color w:val="000000"/>
        </w:rPr>
        <w:t xml:space="preserve"> substrate for bacterial </w:t>
      </w:r>
      <w:r w:rsidR="00C86904">
        <w:rPr>
          <w:color w:val="000000"/>
        </w:rPr>
        <w:t>colonization, followed by diatom</w:t>
      </w:r>
      <w:r w:rsidR="69923466" w:rsidRPr="5DD2B3E7">
        <w:rPr>
          <w:color w:val="000000" w:themeColor="text1"/>
        </w:rPr>
        <w:t>s</w:t>
      </w:r>
      <w:r w:rsidR="00C86904">
        <w:rPr>
          <w:color w:val="000000"/>
        </w:rPr>
        <w:t xml:space="preserve"> </w:t>
      </w:r>
      <w:r w:rsidR="5EC8266D" w:rsidRPr="5DD2B3E7">
        <w:rPr>
          <w:color w:val="000000" w:themeColor="text1"/>
        </w:rPr>
        <w:t>which</w:t>
      </w:r>
      <w:r w:rsidR="00C86904">
        <w:rPr>
          <w:color w:val="000000"/>
        </w:rPr>
        <w:t xml:space="preserve"> establish the first visible fouling layer </w:t>
      </w:r>
      <w:r w:rsidR="00C86904">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C86904">
        <w:rPr>
          <w:color w:val="000000"/>
        </w:rPr>
        <w:instrText xml:space="preserve"> ADDIN EN.JS.CITE </w:instrText>
      </w:r>
      <w:r w:rsidR="00C86904">
        <w:rPr>
          <w:color w:val="000000"/>
        </w:rPr>
      </w:r>
      <w:r w:rsidR="00C86904">
        <w:rPr>
          <w:color w:val="000000"/>
        </w:rPr>
        <w:fldChar w:fldCharType="separate"/>
      </w:r>
      <w:r w:rsidR="009212AA">
        <w:rPr>
          <w:noProof/>
          <w:color w:val="000000"/>
        </w:rPr>
        <w:t>(Forbord et al., 2020)</w:t>
      </w:r>
      <w:r w:rsidR="00C86904">
        <w:rPr>
          <w:color w:val="000000"/>
        </w:rPr>
        <w:fldChar w:fldCharType="end"/>
      </w:r>
      <w:r w:rsidR="00C86904">
        <w:rPr>
          <w:color w:val="000000"/>
        </w:rPr>
        <w:t xml:space="preserve">. These early stages of settlement are predominantly </w:t>
      </w:r>
      <w:r w:rsidR="00BD152E">
        <w:rPr>
          <w:color w:val="000000"/>
        </w:rPr>
        <w:t xml:space="preserve">influenced by physical and chemical interactions between the macroalgal surface and </w:t>
      </w:r>
      <w:r w:rsidR="0FA9C9B3" w:rsidRPr="5DD2B3E7">
        <w:rPr>
          <w:color w:val="000000" w:themeColor="text1"/>
        </w:rPr>
        <w:t xml:space="preserve">the </w:t>
      </w:r>
      <w:r w:rsidR="00BD152E">
        <w:rPr>
          <w:color w:val="000000"/>
        </w:rPr>
        <w:t xml:space="preserve">surrounding environment </w:t>
      </w:r>
      <w:r w:rsidR="009F3C8A">
        <w:rPr>
          <w:color w:val="000000"/>
        </w:rPr>
        <w:fldChar w:fldCharType="begin">
          <w:fldData xml:space="preserve">PEVuZE5vdGU+PENpdGU+PEF1dGhvcj5XYWhsPC9BdXRob3I+PFllYXI+MTk4OTwvWWVhcj48UmVj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</w:fldData>
        </w:fldChar>
      </w:r>
      <w:r w:rsidR="009F3C8A">
        <w:rPr>
          <w:color w:val="000000"/>
        </w:rPr>
        <w:instrText xml:space="preserve"> ADDIN EN.JS.CITE </w:instrText>
      </w:r>
      <w:r w:rsidR="009F3C8A">
        <w:rPr>
          <w:color w:val="000000"/>
        </w:rPr>
      </w:r>
      <w:r w:rsidR="009F3C8A">
        <w:rPr>
          <w:color w:val="000000"/>
        </w:rPr>
        <w:fldChar w:fldCharType="separate"/>
      </w:r>
      <w:r w:rsidR="009212AA">
        <w:rPr>
          <w:noProof/>
          <w:color w:val="000000"/>
        </w:rPr>
        <w:t>(Wahl, 1989)</w:t>
      </w:r>
      <w:r w:rsidR="009F3C8A">
        <w:rPr>
          <w:color w:val="000000"/>
        </w:rPr>
        <w:fldChar w:fldCharType="end"/>
      </w:r>
      <w:r w:rsidR="009F3C8A">
        <w:rPr>
          <w:color w:val="000000"/>
        </w:rPr>
        <w:t>. Succession continues with settlement by algal spores and invertebrate la</w:t>
      </w:r>
      <w:r w:rsidR="00584552">
        <w:rPr>
          <w:color w:val="000000"/>
        </w:rPr>
        <w:t xml:space="preserve">rvae including more complex organisms such as hydrozoans and bryozoans which commonly show high prevalence, if not dominance, within the seaweed fouling community  </w:t>
      </w:r>
      <w:r w:rsidR="00584552">
        <w:rPr>
          <w:color w:val="000000"/>
        </w:rPr>
        <w:fldChar w:fldCharType="begin">
          <w:fldData xml:space="preserve">PEVuZE5vdGU+PENpdGU+PEF1dGhvcj5Sb25vd2ljejwvQXV0aG9yPjxZZWFyPjIwMDg8L1llYXI+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dGhlIFVuaXRlZCBLaW5nZG9tPC9mdWxsLXRpdGxlPjwvcGVyaW9kaWNhbD48cGFnZXM+MTU2Ny0x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</w:fldData>
        </w:fldChar>
      </w:r>
      <w:r w:rsidR="00584552">
        <w:rPr>
          <w:color w:val="000000"/>
        </w:rPr>
        <w:instrText xml:space="preserve"> ADDIN EN.JS.CITE </w:instrText>
      </w:r>
      <w:r w:rsidR="00584552">
        <w:rPr>
          <w:color w:val="000000"/>
        </w:rPr>
      </w:r>
      <w:r w:rsidR="00584552">
        <w:rPr>
          <w:color w:val="000000"/>
        </w:rPr>
        <w:fldChar w:fldCharType="separate"/>
      </w:r>
      <w:r w:rsidR="009212AA">
        <w:rPr>
          <w:noProof/>
          <w:color w:val="000000"/>
        </w:rPr>
        <w:t>(Ronowicz et al., 2008, Rolin et al., 2017)</w:t>
      </w:r>
      <w:r w:rsidR="00584552">
        <w:rPr>
          <w:color w:val="000000"/>
        </w:rPr>
        <w:fldChar w:fldCharType="end"/>
      </w:r>
      <w:r w:rsidR="008C0354">
        <w:rPr>
          <w:color w:val="000000"/>
        </w:rPr>
        <w:t>.  Alongside other biofoulers, hydrozoans and bryozoans add to the structural complexity of the epibiont layer. For example, bryozoans form extensive mat-like colonies made up of</w:t>
      </w:r>
      <w:r w:rsidR="00845626">
        <w:rPr>
          <w:color w:val="000000"/>
        </w:rPr>
        <w:t xml:space="preserve"> calcified zooids which significantly alter the ecological characteristics of the host surface </w:t>
      </w:r>
      <w:r w:rsidR="00845626">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sidR="00845626">
        <w:rPr>
          <w:color w:val="000000"/>
        </w:rPr>
        <w:instrText xml:space="preserve"> ADDIN EN.JS.CITE </w:instrText>
      </w:r>
      <w:r w:rsidR="00845626">
        <w:rPr>
          <w:color w:val="000000"/>
        </w:rPr>
      </w:r>
      <w:r w:rsidR="00845626">
        <w:rPr>
          <w:color w:val="000000"/>
        </w:rPr>
        <w:fldChar w:fldCharType="separate"/>
      </w:r>
      <w:r w:rsidR="009212AA">
        <w:rPr>
          <w:noProof/>
          <w:color w:val="000000"/>
        </w:rPr>
        <w:t>(Førde et al., 2015)</w:t>
      </w:r>
      <w:r w:rsidR="00845626">
        <w:rPr>
          <w:color w:val="000000"/>
        </w:rPr>
        <w:fldChar w:fldCharType="end"/>
      </w:r>
      <w:r w:rsidR="00845626">
        <w:rPr>
          <w:color w:val="000000"/>
        </w:rPr>
        <w:t xml:space="preserve">. In some cases, </w:t>
      </w:r>
      <w:r w:rsidR="00431A39">
        <w:rPr>
          <w:color w:val="000000"/>
        </w:rPr>
        <w:t>hydrozoa</w:t>
      </w:r>
      <w:r w:rsidR="008D0E36">
        <w:rPr>
          <w:color w:val="000000"/>
        </w:rPr>
        <w:t>n</w:t>
      </w:r>
      <w:r w:rsidR="00431A39">
        <w:rPr>
          <w:color w:val="000000"/>
        </w:rPr>
        <w:t xml:space="preserve"> </w:t>
      </w:r>
      <w:r w:rsidR="00D838C4">
        <w:rPr>
          <w:color w:val="000000"/>
        </w:rPr>
        <w:t>colonies themselves</w:t>
      </w:r>
      <w:r w:rsidR="008D0E36">
        <w:rPr>
          <w:color w:val="000000"/>
        </w:rPr>
        <w:t xml:space="preserve"> can act as substrate for </w:t>
      </w:r>
      <w:r w:rsidR="00D838C4">
        <w:rPr>
          <w:color w:val="000000"/>
        </w:rPr>
        <w:t>s</w:t>
      </w:r>
      <w:r w:rsidR="007E1380">
        <w:rPr>
          <w:color w:val="000000"/>
        </w:rPr>
        <w:t xml:space="preserve">ome </w:t>
      </w:r>
      <w:r w:rsidR="00D838C4">
        <w:rPr>
          <w:color w:val="000000"/>
        </w:rPr>
        <w:t>crustacean</w:t>
      </w:r>
      <w:r w:rsidR="00C64259">
        <w:rPr>
          <w:color w:val="000000"/>
        </w:rPr>
        <w:t xml:space="preserve">, </w:t>
      </w:r>
      <w:r w:rsidR="00D838C4">
        <w:rPr>
          <w:color w:val="000000"/>
        </w:rPr>
        <w:t>bryozoan</w:t>
      </w:r>
      <w:r w:rsidR="00C64259">
        <w:rPr>
          <w:color w:val="000000"/>
        </w:rPr>
        <w:t xml:space="preserve"> and indeed other hydroid</w:t>
      </w:r>
      <w:r w:rsidR="007E1380">
        <w:rPr>
          <w:color w:val="000000"/>
        </w:rPr>
        <w:t xml:space="preserve"> species</w:t>
      </w:r>
      <w:r w:rsidR="00C64259">
        <w:rPr>
          <w:color w:val="000000"/>
        </w:rPr>
        <w:t xml:space="preserve"> </w:t>
      </w:r>
      <w:r w:rsidR="00C64259">
        <w:rPr>
          <w:color w:val="000000"/>
        </w:rPr>
        <w:fldChar w:fldCharType="begin">
          <w:fldData xml:space="preserve">PEVuZE5vdGU+PENpdGU+PEF1dGhvcj5UZW5kYWw8L0F1dGhvcj48WWVhcj4yMDA1PC9ZZWFyPjxS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</w:fldData>
        </w:fldChar>
      </w:r>
      <w:r w:rsidR="00C64259">
        <w:rPr>
          <w:color w:val="000000"/>
        </w:rPr>
        <w:instrText xml:space="preserve"> ADDIN EN.JS.CITE </w:instrText>
      </w:r>
      <w:r w:rsidR="00887F28">
        <w:rPr>
          <w:color w:val="000000"/>
        </w:rPr>
      </w:r>
      <w:r w:rsidR="00C64259">
        <w:rPr>
          <w:color w:val="000000"/>
        </w:rPr>
        <w:fldChar w:fldCharType="separate"/>
      </w:r>
      <w:r w:rsidR="00C64259">
        <w:rPr>
          <w:noProof/>
          <w:color w:val="000000"/>
        </w:rPr>
        <w:t>(Tendal and Dinesen, 2005)</w:t>
      </w:r>
      <w:r w:rsidR="00C64259">
        <w:rPr>
          <w:color w:val="000000"/>
        </w:rPr>
        <w:fldChar w:fldCharType="end"/>
      </w:r>
      <w:r w:rsidR="00845626">
        <w:rPr>
          <w:color w:val="000000"/>
        </w:rPr>
        <w:t xml:space="preserve">. This successional shift from microbial and diatom colonization to </w:t>
      </w:r>
      <w:r w:rsidR="00223EE9">
        <w:rPr>
          <w:color w:val="000000"/>
        </w:rPr>
        <w:t xml:space="preserve">the </w:t>
      </w:r>
      <w:r w:rsidR="00845626">
        <w:rPr>
          <w:color w:val="000000"/>
        </w:rPr>
        <w:t xml:space="preserve">establishment </w:t>
      </w:r>
      <w:r w:rsidR="00223EE9">
        <w:rPr>
          <w:color w:val="000000"/>
        </w:rPr>
        <w:t>of more complex</w:t>
      </w:r>
      <w:r w:rsidR="00845626">
        <w:rPr>
          <w:color w:val="000000"/>
        </w:rPr>
        <w:t xml:space="preserve"> invertebrate</w:t>
      </w:r>
      <w:r w:rsidR="00223EE9">
        <w:rPr>
          <w:color w:val="000000"/>
        </w:rPr>
        <w:t xml:space="preserve"> communities highlights how dynamic and multifaceted the fouling process is. </w:t>
      </w:r>
    </w:p>
    <w:p w14:paraId="2832DD02" w14:textId="3B703045" w:rsidR="00C95293" w:rsidRDefault="00C95293" w:rsidP="00FD21B5">
      <w:pPr>
        <w:spacing w:line="360" w:lineRule="auto"/>
        <w:jc w:val="both"/>
        <w:rPr>
          <w:color w:val="000000"/>
        </w:rPr>
      </w:pPr>
      <w:commentRangeStart w:id="0"/>
      <w:r w:rsidRPr="5DD2B3E7">
        <w:rPr>
          <w:color w:val="000000" w:themeColor="text1"/>
        </w:rPr>
        <w:t>Knowledge Gaps and Challenges</w:t>
      </w:r>
      <w:commentRangeEnd w:id="0"/>
      <w:r>
        <w:rPr>
          <w:rStyle w:val="CommentReference"/>
        </w:rPr>
        <w:commentReference w:id="0"/>
      </w:r>
    </w:p>
    <w:p w14:paraId="3200FA8A" w14:textId="72AB8ADC" w:rsidR="00D83B25" w:rsidRDefault="71D5ACE5" w:rsidP="00FD21B5">
      <w:pPr>
        <w:spacing w:line="360" w:lineRule="auto"/>
        <w:jc w:val="both"/>
        <w:rPr>
          <w:color w:val="000000"/>
        </w:rPr>
      </w:pPr>
      <w:commentRangeStart w:id="1"/>
      <w:ins w:id="2" w:author="Sofie Spatharis" w:date="2025-01-20T13:19:00Z">
        <w:r w:rsidRPr="60690563">
          <w:rPr>
            <w:color w:val="000000" w:themeColor="text1"/>
          </w:rPr>
          <w:t>A</w:t>
        </w:r>
      </w:ins>
      <w:commentRangeEnd w:id="1"/>
      <w:r w:rsidR="00DE6085">
        <w:commentReference w:id="1"/>
      </w:r>
      <w:ins w:id="3" w:author="Sofie Spatharis" w:date="2025-01-20T13:19:00Z">
        <w:r w:rsidRPr="60690563">
          <w:rPr>
            <w:color w:val="000000" w:themeColor="text1"/>
          </w:rPr>
          <w:t xml:space="preserve"> critical point in the life cycle of aquatic epibionts is </w:t>
        </w:r>
      </w:ins>
      <w:ins w:id="4" w:author="Sofie Spatharis" w:date="2025-01-20T13:21:00Z">
        <w:r w:rsidR="60EE8677" w:rsidRPr="60690563">
          <w:rPr>
            <w:color w:val="000000" w:themeColor="text1"/>
          </w:rPr>
          <w:t>the meroplanktonic</w:t>
        </w:r>
      </w:ins>
      <w:ins w:id="5" w:author="Sofie Spatharis" w:date="2025-01-20T13:19:00Z">
        <w:r w:rsidRPr="60690563">
          <w:rPr>
            <w:color w:val="000000" w:themeColor="text1"/>
          </w:rPr>
          <w:t xml:space="preserve"> stage that enables the organism to disperse larvae into the water column before its eventual settlement and colonisation of a suitable surface, i.e. plant/algal matter, hard substrate or man-made structure </w:t>
        </w:r>
      </w:ins>
      <w:r w:rsidR="00DE6085" w:rsidRPr="60690563">
        <w:rPr>
          <w:color w:val="000000" w:themeColor="text1"/>
        </w:rPr>
        <w:fldChar w:fldCharType="begin">
          <w:fldData xml:space="preserve">PEVuZE5vdGU+PENpdGU+PEF1dGhvcj5BZ29zdGluaTwvQXV0aG9yPjxZZWFyPjIwMjI8L1llYXI+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</w:fldData>
        </w:fldChar>
      </w:r>
      <w:r w:rsidR="00DE6085" w:rsidRPr="60690563">
        <w:rPr>
          <w:color w:val="000000" w:themeColor="text1"/>
        </w:rPr>
        <w:instrText xml:space="preserve"> ADDIN EN.JS.CITE </w:instrText>
      </w:r>
      <w:r w:rsidR="00DE6085" w:rsidRPr="60690563">
        <w:rPr>
          <w:color w:val="000000" w:themeColor="text1"/>
        </w:rPr>
      </w:r>
      <w:r w:rsidR="00DE6085" w:rsidRPr="60690563">
        <w:rPr>
          <w:color w:val="000000" w:themeColor="text1"/>
        </w:rPr>
        <w:fldChar w:fldCharType="separate"/>
      </w:r>
      <w:r w:rsidR="009212AA">
        <w:rPr>
          <w:noProof/>
          <w:color w:val="000000" w:themeColor="text1"/>
        </w:rPr>
        <w:t>(Agostini and Ozorio, 2022)</w:t>
      </w:r>
      <w:r w:rsidR="00DE6085" w:rsidRPr="60690563">
        <w:rPr>
          <w:color w:val="000000" w:themeColor="text1"/>
        </w:rPr>
        <w:fldChar w:fldCharType="end"/>
      </w:r>
      <w:r w:rsidRPr="60690563">
        <w:rPr>
          <w:color w:val="000000" w:themeColor="text1"/>
        </w:rPr>
        <w:t>.</w:t>
      </w:r>
      <w:r w:rsidR="000E00F1">
        <w:rPr>
          <w:color w:val="000000" w:themeColor="text1"/>
        </w:rPr>
        <w:t xml:space="preserve"> A</w:t>
      </w:r>
      <w:r w:rsidR="2B5B9E97" w:rsidRPr="60690563">
        <w:rPr>
          <w:color w:val="000000" w:themeColor="text1"/>
        </w:rPr>
        <w:t>lthough biofouling occurs predominantly between</w:t>
      </w:r>
      <w:commentRangeStart w:id="6"/>
      <w:r w:rsidR="2B5B9E97" w:rsidRPr="60690563">
        <w:rPr>
          <w:color w:val="000000" w:themeColor="text1"/>
        </w:rPr>
        <w:t xml:space="preserve"> spring and autumn</w:t>
      </w:r>
      <w:commentRangeEnd w:id="6"/>
      <w:r w:rsidR="00DE6085">
        <w:commentReference w:id="6"/>
      </w:r>
      <w:ins w:id="7" w:author="Sofie Spatharis" w:date="2025-01-20T13:29:00Z">
        <w:r w:rsidR="2B5B9E97" w:rsidRPr="60690563">
          <w:rPr>
            <w:color w:val="000000" w:themeColor="text1"/>
          </w:rPr>
          <w:t xml:space="preserve">, the </w:t>
        </w:r>
      </w:ins>
      <w:ins w:id="8" w:author="Sofie Spatharis" w:date="2025-01-20T13:24:00Z">
        <w:r w:rsidR="70820BC7" w:rsidRPr="60690563">
          <w:rPr>
            <w:color w:val="000000" w:themeColor="text1"/>
          </w:rPr>
          <w:t xml:space="preserve">timing and dominant </w:t>
        </w:r>
      </w:ins>
      <w:ins w:id="9" w:author="Sofie Spatharis" w:date="2025-01-20T13:25:00Z">
        <w:r w:rsidR="331B78A5" w:rsidRPr="60690563">
          <w:rPr>
            <w:color w:val="000000" w:themeColor="text1"/>
          </w:rPr>
          <w:t xml:space="preserve">taxa can vary significantly depending on the year, geographic location, latitude, and </w:t>
        </w:r>
      </w:ins>
      <w:ins w:id="10" w:author="Sofie Spatharis" w:date="2025-01-20T13:26:00Z">
        <w:r w:rsidR="331B78A5" w:rsidRPr="60690563">
          <w:rPr>
            <w:color w:val="000000" w:themeColor="text1"/>
          </w:rPr>
          <w:t>depth</w:t>
        </w:r>
      </w:ins>
      <w:ins w:id="11" w:author="Sofie Spatharis" w:date="2025-01-20T13:25:00Z">
        <w:r w:rsidR="331B78A5" w:rsidRPr="60690563">
          <w:rPr>
            <w:color w:val="000000" w:themeColor="text1"/>
          </w:rPr>
          <w:t xml:space="preserve"> </w:t>
        </w:r>
      </w:ins>
      <w:r w:rsidR="00DE6085" w:rsidRPr="60690563">
        <w:rPr>
          <w:color w:val="000000" w:themeColor="text1"/>
        </w:rPr>
        <w:fldChar w:fldCharType="begin">
          <w:fldData xml:space="preserve">PEVuZE5vdGU+PENpdGU+PEF1dGhvcj5Sb2xpbjwvQXV0aG9yPjxZZWFyPjIwMTc8L1llYXI+PFJl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</w:fldData>
        </w:fldChar>
      </w:r>
      <w:r w:rsidR="00DE6085" w:rsidRPr="60690563">
        <w:rPr>
          <w:color w:val="000000" w:themeColor="text1"/>
        </w:rPr>
        <w:instrText xml:space="preserve"> ADDIN EN.JS.CITE </w:instrText>
      </w:r>
      <w:r w:rsidR="00DE6085" w:rsidRPr="60690563">
        <w:rPr>
          <w:color w:val="000000" w:themeColor="text1"/>
        </w:rPr>
      </w:r>
      <w:r w:rsidR="00DE6085" w:rsidRPr="60690563">
        <w:rPr>
          <w:color w:val="000000" w:themeColor="text1"/>
        </w:rPr>
        <w:fldChar w:fldCharType="separate"/>
      </w:r>
      <w:r w:rsidR="009212AA">
        <w:rPr>
          <w:noProof/>
          <w:color w:val="000000" w:themeColor="text1"/>
        </w:rPr>
        <w:t>(Rolin et al., 2017, Matsson et al., 2019, Pratt et al., 2022)</w:t>
      </w:r>
      <w:r w:rsidR="00DE6085" w:rsidRPr="60690563">
        <w:rPr>
          <w:color w:val="000000" w:themeColor="text1"/>
        </w:rPr>
        <w:fldChar w:fldCharType="end"/>
      </w:r>
      <w:ins w:id="12" w:author="Sofie Spatharis" w:date="2025-01-20T13:24:00Z">
        <w:r w:rsidR="70820BC7" w:rsidRPr="60690563">
          <w:rPr>
            <w:color w:val="000000" w:themeColor="text1"/>
          </w:rPr>
          <w:t xml:space="preserve"> </w:t>
        </w:r>
      </w:ins>
      <w:r w:rsidR="000E00F1">
        <w:rPr>
          <w:color w:val="000000" w:themeColor="text1"/>
        </w:rPr>
        <w:t>.</w:t>
      </w:r>
      <w:r w:rsidR="00443C5B">
        <w:rPr>
          <w:color w:val="000000" w:themeColor="text1"/>
        </w:rPr>
        <w:t xml:space="preserve"> This regional and ecotype variation has </w:t>
      </w:r>
      <w:ins w:id="13" w:author="Sofie Spatharis" w:date="2025-01-20T13:26:00Z">
        <w:r w:rsidR="0416568D" w:rsidRPr="60690563">
          <w:rPr>
            <w:color w:val="000000" w:themeColor="text1"/>
          </w:rPr>
          <w:t xml:space="preserve">been </w:t>
        </w:r>
      </w:ins>
      <w:r w:rsidR="0016251E">
        <w:rPr>
          <w:color w:val="000000" w:themeColor="text1"/>
        </w:rPr>
        <w:t xml:space="preserve">associated </w:t>
      </w:r>
      <w:del w:id="14" w:author="Sofie Spatharis" w:date="2025-01-20T13:22:00Z">
        <w:r w:rsidR="00DE6085" w:rsidRPr="60690563" w:rsidDel="00DE6085">
          <w:rPr>
            <w:color w:val="000000" w:themeColor="text1"/>
          </w:rPr>
          <w:delText>S</w:delText>
        </w:r>
      </w:del>
      <w:del w:id="15" w:author="Sofie Spatharis" w:date="2025-01-20T13:27:00Z">
        <w:r w:rsidR="00DE6085" w:rsidRPr="60690563" w:rsidDel="00DE6085">
          <w:rPr>
            <w:color w:val="000000" w:themeColor="text1"/>
          </w:rPr>
          <w:delText>easonal variations in biofouling within seaweed farms are well documented and show inf</w:delText>
        </w:r>
      </w:del>
      <w:ins w:id="16" w:author="Sofie Spatharis" w:date="2025-01-20T13:27:00Z">
        <w:r w:rsidR="2E4D2B25">
          <w:rPr>
            <w:color w:val="000000"/>
          </w:rPr>
          <w:t xml:space="preserve">with </w:t>
        </w:r>
      </w:ins>
      <w:r w:rsidR="00DE6085">
        <w:rPr>
          <w:color w:val="000000"/>
        </w:rPr>
        <w:t xml:space="preserve">a range of environmental drivers </w:t>
      </w:r>
      <w:ins w:id="17" w:author="Sofie Spatharis" w:date="2025-01-20T13:28:00Z">
        <w:r w:rsidR="65C7541F">
          <w:rPr>
            <w:color w:val="000000"/>
          </w:rPr>
          <w:t xml:space="preserve">that </w:t>
        </w:r>
      </w:ins>
      <w:r w:rsidR="0016251E">
        <w:rPr>
          <w:color w:val="000000"/>
        </w:rPr>
        <w:t>may</w:t>
      </w:r>
      <w:ins w:id="18" w:author="Sofie Spatharis" w:date="2025-01-20T13:28:00Z">
        <w:r w:rsidR="65C7541F">
          <w:rPr>
            <w:color w:val="000000"/>
          </w:rPr>
          <w:t xml:space="preserve"> affect the prevalence and settlement risk of biofouling </w:t>
        </w:r>
      </w:ins>
      <w:r w:rsidR="004933D5">
        <w:rPr>
          <w:color w:val="000000"/>
        </w:rPr>
        <w:t>meroplanktonic</w:t>
      </w:r>
      <w:ins w:id="19" w:author="Sofie Spatharis" w:date="2025-01-20T13:28:00Z">
        <w:r w:rsidR="65C7541F">
          <w:rPr>
            <w:color w:val="000000"/>
          </w:rPr>
          <w:t xml:space="preserve"> larva</w:t>
        </w:r>
      </w:ins>
      <w:r w:rsidR="0012276D">
        <w:rPr>
          <w:color w:val="000000"/>
        </w:rPr>
        <w:t>e, including temperature, photosynthetic active radiation (PAR), salinity and wave action</w:t>
      </w:r>
      <w:ins w:id="20" w:author="Sofie Spatharis" w:date="2025-01-20T13:28:00Z">
        <w:r w:rsidR="65C7541F">
          <w:rPr>
            <w:color w:val="000000"/>
          </w:rPr>
          <w:t xml:space="preserve"> </w:t>
        </w:r>
      </w:ins>
      <w:del w:id="21" w:author="Sofie Spatharis" w:date="2025-01-20T13:28:00Z">
        <w:r w:rsidR="00DE6085" w:rsidRPr="60690563" w:rsidDel="00DE6085">
          <w:rPr>
            <w:color w:val="000000" w:themeColor="text1"/>
          </w:rPr>
          <w:delText>such as salinity, temperature and photosynthetically active radiation (</w:delText>
        </w:r>
        <w:commentRangeStart w:id="22"/>
        <w:r w:rsidR="00DE6085" w:rsidRPr="60690563" w:rsidDel="00DE6085">
          <w:rPr>
            <w:color w:val="000000" w:themeColor="text1"/>
          </w:rPr>
          <w:delText>PAR</w:delText>
        </w:r>
      </w:del>
      <w:commentRangeEnd w:id="22"/>
      <w:r w:rsidR="004E2FCF">
        <w:rPr>
          <w:rStyle w:val="CommentReference"/>
        </w:rPr>
        <w:commentReference w:id="22"/>
      </w:r>
      <w:del w:id="23" w:author="Sofie Spatharis" w:date="2025-01-20T13:28:00Z">
        <w:r w:rsidR="00DE6085" w:rsidRPr="60690563" w:rsidDel="00DE6085">
          <w:rPr>
            <w:color w:val="000000" w:themeColor="text1"/>
          </w:rPr>
          <w:delText>)</w:delText>
        </w:r>
      </w:del>
      <w:r w:rsidR="00DE6085">
        <w:rPr>
          <w:color w:val="000000"/>
        </w:rPr>
        <w:fldChar w:fldCharType="begin">
          <w:fldData xml:space="preserve">PEVuZE5vdGU+PENpdGU+PEF1dGhvcj5Gb3Jib3JkPC9BdXRob3I+PFllYXI+MjAyMDwvWWVhcj48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</w:fldData>
        </w:fldChar>
      </w:r>
      <w:r w:rsidR="00DE6085">
        <w:rPr>
          <w:color w:val="000000"/>
        </w:rPr>
        <w:instrText xml:space="preserve"> ADDIN EN.JS.CITE </w:instrText>
      </w:r>
      <w:r w:rsidR="00DE6085">
        <w:rPr>
          <w:color w:val="000000"/>
        </w:rPr>
      </w:r>
      <w:r w:rsidR="00DE6085">
        <w:rPr>
          <w:color w:val="000000"/>
        </w:rPr>
        <w:fldChar w:fldCharType="separate"/>
      </w:r>
      <w:r w:rsidR="009212AA">
        <w:rPr>
          <w:noProof/>
          <w:color w:val="000000"/>
        </w:rPr>
        <w:t>(Forbord et al., 2020, Handå et al., 2013, Bruhn et al., 2016)</w:t>
      </w:r>
      <w:r w:rsidR="00DE6085">
        <w:rPr>
          <w:color w:val="000000"/>
        </w:rPr>
        <w:fldChar w:fldCharType="end"/>
      </w:r>
      <w:r w:rsidR="0016251E">
        <w:rPr>
          <w:color w:val="000000"/>
        </w:rPr>
        <w:t>.</w:t>
      </w:r>
      <w:del w:id="24" w:author="Sofie Spatharis" w:date="2025-01-20T13:27:00Z">
        <w:r w:rsidR="00DE6085" w:rsidRPr="60690563" w:rsidDel="009D1B15">
          <w:rPr>
            <w:color w:val="000000" w:themeColor="text1"/>
          </w:rPr>
          <w:delText xml:space="preserve">. </w:delText>
        </w:r>
        <w:r w:rsidR="00DE6085" w:rsidRPr="60690563" w:rsidDel="000854F8">
          <w:rPr>
            <w:color w:val="000000" w:themeColor="text1"/>
          </w:rPr>
          <w:delText>Foul</w:delText>
        </w:r>
      </w:del>
    </w:p>
    <w:p w14:paraId="43EA2944" w14:textId="77777777" w:rsidR="0012276D" w:rsidRDefault="0012276D" w:rsidP="00FD21B5">
      <w:pPr>
        <w:spacing w:line="360" w:lineRule="auto"/>
        <w:jc w:val="both"/>
        <w:rPr>
          <w:color w:val="000000"/>
        </w:rPr>
      </w:pPr>
    </w:p>
    <w:p w14:paraId="3A0949E9" w14:textId="190E265E" w:rsidR="001559A6" w:rsidRPr="00017BD2" w:rsidRDefault="00017BD2" w:rsidP="00FD21B5">
      <w:pPr>
        <w:spacing w:line="360" w:lineRule="auto"/>
        <w:jc w:val="both"/>
        <w:rPr>
          <w:color w:val="000000"/>
        </w:rPr>
      </w:pPr>
      <w:r>
        <w:rPr>
          <w:color w:val="000000"/>
        </w:rPr>
        <w:lastRenderedPageBreak/>
        <w:t xml:space="preserve">Ryland and Stebbing (1971) suggested that before settling, larval </w:t>
      </w:r>
      <w:proofErr w:type="spellStart"/>
      <w:r w:rsidR="004458BD" w:rsidRPr="00042BB6">
        <w:rPr>
          <w:i/>
          <w:iCs/>
          <w:color w:val="000000" w:themeColor="text1"/>
        </w:rPr>
        <w:t>Membranipora</w:t>
      </w:r>
      <w:proofErr w:type="spellEnd"/>
      <w:r>
        <w:rPr>
          <w:i/>
          <w:iCs/>
          <w:color w:val="000000"/>
        </w:rPr>
        <w:t xml:space="preserve"> </w:t>
      </w:r>
      <w:proofErr w:type="spellStart"/>
      <w:r>
        <w:rPr>
          <w:i/>
          <w:iCs/>
          <w:color w:val="000000"/>
        </w:rPr>
        <w:t>membranacea</w:t>
      </w:r>
      <w:proofErr w:type="spellEnd"/>
      <w:r>
        <w:rPr>
          <w:i/>
          <w:iCs/>
          <w:color w:val="000000"/>
        </w:rPr>
        <w:t xml:space="preserve"> </w:t>
      </w:r>
      <w:r>
        <w:rPr>
          <w:color w:val="000000"/>
        </w:rPr>
        <w:t xml:space="preserve">can remain in the water column for several weeks or months. Colonies have been shown to survive cold winter conditions and may provide source for the spring larvae </w:t>
      </w:r>
      <w:r w:rsidR="001559A6">
        <w:rPr>
          <w:color w:val="000000"/>
        </w:rPr>
        <w:fldChar w:fldCharType="begin">
          <w:fldData xml:space="preserve">PEVuZE5vdGU+PENpdGU+PEF1dGhvcj5NZW5vbjwvQXV0aG9yPjxZZWFyPjE5NzI8L1llYXI+PFJl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</w:fldData>
        </w:fldChar>
      </w:r>
      <w:r w:rsidR="001559A6">
        <w:rPr>
          <w:color w:val="000000"/>
        </w:rPr>
        <w:instrText xml:space="preserve"> ADDIN EN.JS.CITE </w:instrText>
      </w:r>
      <w:r w:rsidR="001559A6">
        <w:rPr>
          <w:color w:val="000000"/>
        </w:rPr>
      </w:r>
      <w:r w:rsidR="001559A6">
        <w:rPr>
          <w:color w:val="000000"/>
        </w:rPr>
        <w:fldChar w:fldCharType="separate"/>
      </w:r>
      <w:r w:rsidR="001559A6">
        <w:rPr>
          <w:noProof/>
          <w:color w:val="000000"/>
        </w:rPr>
        <w:t>(Menon, 1972)</w:t>
      </w:r>
      <w:r w:rsidR="001559A6">
        <w:rPr>
          <w:color w:val="000000"/>
        </w:rPr>
        <w:fldChar w:fldCharType="end"/>
      </w:r>
      <w:r w:rsidR="001559A6">
        <w:rPr>
          <w:color w:val="000000"/>
        </w:rPr>
        <w:t xml:space="preserve">. </w:t>
      </w:r>
      <w:r w:rsidR="001559A6">
        <w:rPr>
          <w:color w:val="000000"/>
        </w:rPr>
        <w:fldChar w:fldCharType="begin">
          <w:fldData xml:space="preserve">PEVuZE5vdGU+PENpdGUgQXV0aG9yWWVhcj0iMSI+PEF1dGhvcj5Gw7hyZGU8L0F1dGhvcj48WWVh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</w:fldData>
        </w:fldChar>
      </w:r>
      <w:r w:rsidR="001559A6">
        <w:rPr>
          <w:color w:val="000000"/>
        </w:rPr>
        <w:instrText xml:space="preserve"> ADDIN EN.JS.CITE </w:instrText>
      </w:r>
      <w:r w:rsidR="001559A6">
        <w:rPr>
          <w:color w:val="000000"/>
        </w:rPr>
      </w:r>
      <w:r w:rsidR="001559A6">
        <w:rPr>
          <w:color w:val="000000"/>
        </w:rPr>
        <w:fldChar w:fldCharType="separate"/>
      </w:r>
      <w:r w:rsidR="001559A6">
        <w:rPr>
          <w:noProof/>
          <w:color w:val="000000"/>
        </w:rPr>
        <w:t>Førde et al. (2015)</w:t>
      </w:r>
      <w:r w:rsidR="001559A6">
        <w:rPr>
          <w:color w:val="000000"/>
        </w:rPr>
        <w:fldChar w:fldCharType="end"/>
      </w:r>
      <w:r w:rsidR="001559A6">
        <w:rPr>
          <w:color w:val="000000"/>
        </w:rPr>
        <w:t xml:space="preserve"> also recorded </w:t>
      </w:r>
      <w:r w:rsidR="003D4A30">
        <w:rPr>
          <w:color w:val="000000"/>
        </w:rPr>
        <w:t>year-round presence of</w:t>
      </w:r>
      <w:r w:rsidR="001559A6">
        <w:rPr>
          <w:color w:val="000000"/>
        </w:rPr>
        <w:t xml:space="preserve"> same </w:t>
      </w:r>
      <w:proofErr w:type="spellStart"/>
      <w:r w:rsidR="001559A6">
        <w:rPr>
          <w:color w:val="000000"/>
        </w:rPr>
        <w:t>cyphonautes</w:t>
      </w:r>
      <w:proofErr w:type="spellEnd"/>
      <w:r w:rsidR="003D4A30">
        <w:rPr>
          <w:color w:val="000000"/>
        </w:rPr>
        <w:t xml:space="preserve"> larvae in North-Atlantic waters although abundances were low until late June before quickly proliferating. They also suggested that colony settlement appeared to occur when water column larvae abundance was at its peak; potentially due to the increased temperature that may have stimulated spawning from established colonies or indeed because of a general increase in seasonal plankton  </w:t>
      </w:r>
      <w:r w:rsidR="003D4A30">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sidR="003D4A30">
        <w:rPr>
          <w:color w:val="000000"/>
        </w:rPr>
        <w:instrText xml:space="preserve"> ADDIN EN.JS.CITE </w:instrText>
      </w:r>
      <w:r w:rsidR="003D4A30">
        <w:rPr>
          <w:color w:val="000000"/>
        </w:rPr>
      </w:r>
      <w:r w:rsidR="003D4A30">
        <w:rPr>
          <w:color w:val="000000"/>
        </w:rPr>
        <w:fldChar w:fldCharType="separate"/>
      </w:r>
      <w:r w:rsidR="003D4A30">
        <w:rPr>
          <w:noProof/>
          <w:color w:val="000000"/>
        </w:rPr>
        <w:t>(Førde et al., 2015)</w:t>
      </w:r>
      <w:r w:rsidR="003D4A30">
        <w:rPr>
          <w:color w:val="000000"/>
        </w:rPr>
        <w:fldChar w:fldCharType="end"/>
      </w:r>
    </w:p>
    <w:p w14:paraId="5AFD18B0" w14:textId="69242129" w:rsidR="0016251E" w:rsidRDefault="002C1F50" w:rsidP="00867048">
      <w:pPr>
        <w:spacing w:line="360" w:lineRule="auto"/>
        <w:jc w:val="both"/>
        <w:rPr>
          <w:color w:val="000000" w:themeColor="text1"/>
        </w:rPr>
      </w:pPr>
      <w:r>
        <w:rPr>
          <w:color w:val="000000" w:themeColor="text1"/>
        </w:rPr>
        <w:t xml:space="preserve">In Nova Scotia, where </w:t>
      </w:r>
      <w:r w:rsidR="00042BB6" w:rsidRPr="00042BB6">
        <w:rPr>
          <w:i/>
          <w:iCs/>
          <w:color w:val="000000" w:themeColor="text1"/>
        </w:rPr>
        <w:t>M</w:t>
      </w:r>
      <w:r w:rsidR="004458BD">
        <w:rPr>
          <w:i/>
          <w:iCs/>
          <w:color w:val="000000" w:themeColor="text1"/>
        </w:rPr>
        <w:t>.</w:t>
      </w:r>
      <w:r w:rsidR="00042BB6" w:rsidRPr="00042BB6">
        <w:rPr>
          <w:i/>
          <w:iCs/>
          <w:color w:val="000000" w:themeColor="text1"/>
        </w:rPr>
        <w:t xml:space="preserve"> </w:t>
      </w:r>
      <w:proofErr w:type="spellStart"/>
      <w:r w:rsidR="00042BB6" w:rsidRPr="00042BB6">
        <w:rPr>
          <w:i/>
          <w:iCs/>
          <w:color w:val="000000" w:themeColor="text1"/>
        </w:rPr>
        <w:t>membranacea</w:t>
      </w:r>
      <w:proofErr w:type="spellEnd"/>
      <w:r w:rsidR="00042BB6">
        <w:rPr>
          <w:i/>
          <w:iCs/>
          <w:color w:val="000000" w:themeColor="text1"/>
        </w:rPr>
        <w:t xml:space="preserve"> </w:t>
      </w:r>
      <w:r w:rsidR="00042BB6">
        <w:rPr>
          <w:color w:val="000000" w:themeColor="text1"/>
        </w:rPr>
        <w:t xml:space="preserve">is highly invasive </w:t>
      </w:r>
      <w:r w:rsidR="00AB4B43">
        <w:rPr>
          <w:color w:val="000000" w:themeColor="text1"/>
        </w:rPr>
        <w:t>in</w:t>
      </w:r>
      <w:r w:rsidR="00042BB6">
        <w:rPr>
          <w:color w:val="000000" w:themeColor="text1"/>
        </w:rPr>
        <w:t xml:space="preserve"> kelp beds, </w:t>
      </w:r>
      <w:r w:rsidR="00CA0A2C">
        <w:rPr>
          <w:color w:val="000000" w:themeColor="text1"/>
        </w:rPr>
        <w:fldChar w:fldCharType="begin">
          <w:fldData xml:space="preserve">PEVuZE5vdGU+PENpdGUgRXhjbHVkZUF1dGg9IjEiIEV4Y2x1ZGVZZWFyPSIxIiBIaWRkZW49IjEi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</w:fldData>
        </w:fldChar>
      </w:r>
      <w:r w:rsidR="00CA0A2C">
        <w:rPr>
          <w:color w:val="000000" w:themeColor="text1"/>
        </w:rPr>
        <w:instrText xml:space="preserve"> ADDIN EN.JS.CITE </w:instrText>
      </w:r>
      <w:r w:rsidR="00CA0A2C">
        <w:rPr>
          <w:color w:val="000000" w:themeColor="text1"/>
        </w:rPr>
      </w:r>
      <w:r w:rsidR="00CA0A2C">
        <w:rPr>
          <w:color w:val="000000" w:themeColor="text1"/>
        </w:rPr>
        <w:fldChar w:fldCharType="separate"/>
      </w:r>
      <w:r w:rsidR="00CA0A2C">
        <w:rPr>
          <w:noProof/>
          <w:color w:val="000000" w:themeColor="text1"/>
        </w:rPr>
        <w:t>Scheibling and Gagnon (2009)</w:t>
      </w:r>
      <w:r w:rsidR="00CA0A2C">
        <w:rPr>
          <w:color w:val="000000" w:themeColor="text1"/>
        </w:rPr>
        <w:fldChar w:fldCharType="end"/>
      </w:r>
      <w:r w:rsidR="00D22862">
        <w:rPr>
          <w:color w:val="000000" w:themeColor="text1"/>
        </w:rPr>
        <w:t xml:space="preserve"> </w:t>
      </w:r>
      <w:r w:rsidR="00F52EB3">
        <w:rPr>
          <w:color w:val="000000" w:themeColor="text1"/>
        </w:rPr>
        <w:t>conducted</w:t>
      </w:r>
      <w:r w:rsidR="00F00189">
        <w:rPr>
          <w:color w:val="000000" w:themeColor="text1"/>
        </w:rPr>
        <w:t xml:space="preserve"> </w:t>
      </w:r>
      <w:r w:rsidR="009C1231">
        <w:rPr>
          <w:color w:val="000000" w:themeColor="text1"/>
        </w:rPr>
        <w:t xml:space="preserve">a ten-year study </w:t>
      </w:r>
      <w:r w:rsidR="00F52EB3">
        <w:rPr>
          <w:color w:val="000000" w:themeColor="text1"/>
        </w:rPr>
        <w:t>on its</w:t>
      </w:r>
      <w:r w:rsidR="009C1231">
        <w:rPr>
          <w:color w:val="000000" w:themeColor="text1"/>
        </w:rPr>
        <w:t xml:space="preserve"> </w:t>
      </w:r>
      <w:r w:rsidR="00AB4B43">
        <w:rPr>
          <w:color w:val="000000" w:themeColor="text1"/>
        </w:rPr>
        <w:t xml:space="preserve">infestation dynamics. They </w:t>
      </w:r>
      <w:r w:rsidR="00F52EB3">
        <w:rPr>
          <w:color w:val="000000" w:themeColor="text1"/>
        </w:rPr>
        <w:t xml:space="preserve">findings </w:t>
      </w:r>
      <w:r w:rsidR="002B663D">
        <w:rPr>
          <w:color w:val="000000" w:themeColor="text1"/>
        </w:rPr>
        <w:t>sugges</w:t>
      </w:r>
      <w:r w:rsidR="0065179C">
        <w:rPr>
          <w:color w:val="000000" w:themeColor="text1"/>
        </w:rPr>
        <w:t>t</w:t>
      </w:r>
      <w:r w:rsidR="002B663D">
        <w:rPr>
          <w:color w:val="000000" w:themeColor="text1"/>
        </w:rPr>
        <w:t xml:space="preserve"> that </w:t>
      </w:r>
      <w:r w:rsidR="00221771">
        <w:rPr>
          <w:color w:val="000000" w:themeColor="text1"/>
        </w:rPr>
        <w:t xml:space="preserve">warm sea temperatures in late spring and autumn drive </w:t>
      </w:r>
      <w:r w:rsidR="00A847FB">
        <w:rPr>
          <w:color w:val="000000" w:themeColor="text1"/>
        </w:rPr>
        <w:t>infestation severity by accelerating colony growth</w:t>
      </w:r>
      <w:r w:rsidR="0065179C">
        <w:rPr>
          <w:color w:val="000000" w:themeColor="text1"/>
        </w:rPr>
        <w:t xml:space="preserve"> </w:t>
      </w:r>
      <w:r w:rsidR="00A847FB">
        <w:rPr>
          <w:color w:val="000000" w:themeColor="text1"/>
        </w:rPr>
        <w:t xml:space="preserve">on the kelp blades. </w:t>
      </w:r>
      <w:r w:rsidR="0065179C">
        <w:rPr>
          <w:color w:val="000000" w:themeColor="text1"/>
        </w:rPr>
        <w:t xml:space="preserve">In contrast, </w:t>
      </w:r>
      <w:r w:rsidR="00C80D45">
        <w:rPr>
          <w:color w:val="000000" w:themeColor="text1"/>
        </w:rPr>
        <w:t>despite</w:t>
      </w:r>
      <w:r w:rsidR="00AB4B43">
        <w:rPr>
          <w:color w:val="000000" w:themeColor="text1"/>
        </w:rPr>
        <w:t xml:space="preserve"> winter and spring</w:t>
      </w:r>
      <w:r w:rsidR="007C2E50">
        <w:rPr>
          <w:color w:val="000000" w:themeColor="text1"/>
        </w:rPr>
        <w:t xml:space="preserve"> temperatures</w:t>
      </w:r>
      <w:r w:rsidR="0065179C">
        <w:rPr>
          <w:color w:val="000000" w:themeColor="text1"/>
        </w:rPr>
        <w:t xml:space="preserve"> </w:t>
      </w:r>
      <w:r w:rsidR="00C80D45">
        <w:rPr>
          <w:color w:val="000000" w:themeColor="text1"/>
        </w:rPr>
        <w:t xml:space="preserve">showing </w:t>
      </w:r>
      <w:r w:rsidR="0065179C">
        <w:rPr>
          <w:color w:val="000000" w:themeColor="text1"/>
        </w:rPr>
        <w:t>influence</w:t>
      </w:r>
      <w:r w:rsidR="00C80D45">
        <w:rPr>
          <w:color w:val="000000" w:themeColor="text1"/>
        </w:rPr>
        <w:t xml:space="preserve"> on</w:t>
      </w:r>
      <w:r w:rsidR="0065179C">
        <w:rPr>
          <w:color w:val="000000" w:themeColor="text1"/>
        </w:rPr>
        <w:t xml:space="preserve"> </w:t>
      </w:r>
      <w:r w:rsidR="007C2E50">
        <w:rPr>
          <w:color w:val="000000" w:themeColor="text1"/>
        </w:rPr>
        <w:t>recruitment timing and rate</w:t>
      </w:r>
      <w:r w:rsidR="00C80D45">
        <w:rPr>
          <w:color w:val="000000" w:themeColor="text1"/>
        </w:rPr>
        <w:t xml:space="preserve">s, the </w:t>
      </w:r>
      <w:r w:rsidR="00F75E26">
        <w:rPr>
          <w:color w:val="000000" w:themeColor="text1"/>
        </w:rPr>
        <w:t>lower temperatures are</w:t>
      </w:r>
      <w:r w:rsidR="0082048D">
        <w:rPr>
          <w:color w:val="000000" w:themeColor="text1"/>
        </w:rPr>
        <w:t xml:space="preserve"> less critical in </w:t>
      </w:r>
      <w:r w:rsidR="00F75E26">
        <w:rPr>
          <w:color w:val="000000" w:themeColor="text1"/>
        </w:rPr>
        <w:t>determining</w:t>
      </w:r>
      <w:r w:rsidR="0082048D">
        <w:rPr>
          <w:color w:val="000000" w:themeColor="text1"/>
        </w:rPr>
        <w:t xml:space="preserve"> outbreak severity </w:t>
      </w:r>
      <w:r w:rsidR="0082048D">
        <w:rPr>
          <w:color w:val="000000" w:themeColor="text1"/>
        </w:rPr>
        <w:fldChar w:fldCharType="begin">
          <w:fldData xml:space="preserve">PEVuZE5vdGU+PENpdGU+PEF1dGhvcj5TY2hlaWJsaW5nPC9BdXRob3I+PFllYXI+MjAwOTwvWWVh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=
</w:fldData>
        </w:fldChar>
      </w:r>
      <w:r w:rsidR="0082048D">
        <w:rPr>
          <w:color w:val="000000" w:themeColor="text1"/>
        </w:rPr>
        <w:instrText xml:space="preserve"> ADDIN EN.JS.CITE </w:instrText>
      </w:r>
      <w:r w:rsidR="0082048D">
        <w:rPr>
          <w:color w:val="000000" w:themeColor="text1"/>
        </w:rPr>
      </w:r>
      <w:r w:rsidR="0082048D">
        <w:rPr>
          <w:color w:val="000000" w:themeColor="text1"/>
        </w:rPr>
        <w:fldChar w:fldCharType="separate"/>
      </w:r>
      <w:r w:rsidR="0082048D">
        <w:rPr>
          <w:noProof/>
          <w:color w:val="000000" w:themeColor="text1"/>
        </w:rPr>
        <w:t>(Scheibling and Gagnon, 2009)</w:t>
      </w:r>
      <w:r w:rsidR="0082048D">
        <w:rPr>
          <w:color w:val="000000" w:themeColor="text1"/>
        </w:rPr>
        <w:fldChar w:fldCharType="end"/>
      </w:r>
      <w:r w:rsidR="00867048">
        <w:rPr>
          <w:color w:val="000000" w:themeColor="text1"/>
        </w:rPr>
        <w:t>.</w:t>
      </w:r>
      <w:r w:rsidR="00867048" w:rsidRPr="00867048">
        <w:rPr>
          <w:color w:val="000000" w:themeColor="text1"/>
        </w:rPr>
        <w:t xml:space="preserve"> </w:t>
      </w:r>
      <w:r w:rsidR="00867048">
        <w:rPr>
          <w:color w:val="000000" w:themeColor="text1"/>
        </w:rPr>
        <w:t xml:space="preserve">For ectothermic organisms, including invertebrate epibionts, warmer water temperatures directly influence metabolic rates, resulting in accelerated development and increased growth rates </w:t>
      </w:r>
      <w:r w:rsidR="00867048">
        <w:rPr>
          <w:color w:val="000000" w:themeColor="text1"/>
        </w:rPr>
        <w:fldChar w:fldCharType="begin">
          <w:fldData xml:space="preserve">PEVuZE5vdGU+PENpdGU+PEF1dGhvcj5BdGtpbnNvbjwvQXV0aG9yPjxZZWFyPjE5OTQ8L1llYXI+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</w:fldData>
        </w:fldChar>
      </w:r>
      <w:r w:rsidR="00867048">
        <w:rPr>
          <w:color w:val="000000" w:themeColor="text1"/>
        </w:rPr>
        <w:instrText xml:space="preserve"> ADDIN EN.JS.CITE </w:instrText>
      </w:r>
      <w:r w:rsidR="00867048">
        <w:rPr>
          <w:color w:val="000000" w:themeColor="text1"/>
        </w:rPr>
      </w:r>
      <w:r w:rsidR="00867048">
        <w:rPr>
          <w:color w:val="000000" w:themeColor="text1"/>
        </w:rPr>
        <w:fldChar w:fldCharType="separate"/>
      </w:r>
      <w:r w:rsidR="00867048">
        <w:rPr>
          <w:noProof/>
          <w:color w:val="000000" w:themeColor="text1"/>
        </w:rPr>
        <w:t>(Atkinson, 1994)</w:t>
      </w:r>
      <w:r w:rsidR="00867048">
        <w:rPr>
          <w:color w:val="000000" w:themeColor="text1"/>
        </w:rPr>
        <w:fldChar w:fldCharType="end"/>
      </w:r>
      <w:r w:rsidR="00867048">
        <w:rPr>
          <w:color w:val="000000" w:themeColor="text1"/>
        </w:rPr>
        <w:t>.</w:t>
      </w:r>
      <w:r w:rsidR="00867048" w:rsidRPr="00BA7540">
        <w:rPr>
          <w:color w:val="000000" w:themeColor="text1"/>
        </w:rPr>
        <w:t xml:space="preserve"> </w:t>
      </w:r>
      <w:r w:rsidR="00867048">
        <w:rPr>
          <w:color w:val="000000" w:themeColor="text1"/>
        </w:rPr>
        <w:t xml:space="preserve">It is therefore feasible that </w:t>
      </w:r>
      <w:r w:rsidR="00BB79ED">
        <w:rPr>
          <w:color w:val="000000" w:themeColor="text1"/>
        </w:rPr>
        <w:t xml:space="preserve">seasonally </w:t>
      </w:r>
      <w:r w:rsidR="00867048">
        <w:rPr>
          <w:color w:val="000000" w:themeColor="text1"/>
        </w:rPr>
        <w:t>elevated temperatures may promote colony growth and enable to expand</w:t>
      </w:r>
      <w:r w:rsidR="00BB79ED">
        <w:rPr>
          <w:color w:val="000000" w:themeColor="text1"/>
        </w:rPr>
        <w:t xml:space="preserve">ed </w:t>
      </w:r>
      <w:r w:rsidR="00867048">
        <w:rPr>
          <w:color w:val="000000" w:themeColor="text1"/>
        </w:rPr>
        <w:t>coverage o</w:t>
      </w:r>
      <w:r w:rsidR="00BB79ED">
        <w:rPr>
          <w:color w:val="000000" w:themeColor="text1"/>
        </w:rPr>
        <w:t xml:space="preserve">f </w:t>
      </w:r>
      <w:r w:rsidR="00867048">
        <w:rPr>
          <w:color w:val="000000" w:themeColor="text1"/>
        </w:rPr>
        <w:t xml:space="preserve">seaweed substrates. </w:t>
      </w:r>
      <w:r w:rsidR="003D4A30">
        <w:rPr>
          <w:color w:val="000000" w:themeColor="text1"/>
        </w:rPr>
        <w:t xml:space="preserve">Overall, temperature </w:t>
      </w:r>
      <w:r w:rsidR="00025A2C">
        <w:rPr>
          <w:color w:val="000000" w:themeColor="text1"/>
        </w:rPr>
        <w:t>appears to</w:t>
      </w:r>
      <w:r w:rsidR="003D4A30">
        <w:rPr>
          <w:color w:val="000000" w:themeColor="text1"/>
        </w:rPr>
        <w:t xml:space="preserve"> </w:t>
      </w:r>
      <w:r w:rsidR="00025A2C">
        <w:rPr>
          <w:color w:val="000000" w:themeColor="text1"/>
        </w:rPr>
        <w:t xml:space="preserve">play a crucial role in epibiont dynamics; by influencing larval settlement patterns, triggering spawning events, or driving colony growth through metabolic regulation. However, the relative impact of each response, as well as their interaction with other variables remains </w:t>
      </w:r>
      <w:r w:rsidR="00187272">
        <w:rPr>
          <w:color w:val="000000" w:themeColor="text1"/>
        </w:rPr>
        <w:t xml:space="preserve">largely </w:t>
      </w:r>
      <w:r w:rsidR="00025A2C">
        <w:rPr>
          <w:color w:val="000000" w:themeColor="text1"/>
        </w:rPr>
        <w:t xml:space="preserve">unknown, </w:t>
      </w:r>
      <w:r w:rsidR="00390FD0">
        <w:rPr>
          <w:color w:val="000000" w:themeColor="text1"/>
        </w:rPr>
        <w:t xml:space="preserve">further </w:t>
      </w:r>
      <w:r w:rsidR="00025A2C">
        <w:rPr>
          <w:color w:val="000000" w:themeColor="text1"/>
        </w:rPr>
        <w:t>highlighting</w:t>
      </w:r>
      <w:r w:rsidR="00390FD0">
        <w:rPr>
          <w:color w:val="000000" w:themeColor="text1"/>
        </w:rPr>
        <w:t xml:space="preserve"> epibiont</w:t>
      </w:r>
      <w:r w:rsidR="00025A2C">
        <w:rPr>
          <w:color w:val="000000" w:themeColor="text1"/>
        </w:rPr>
        <w:t xml:space="preserve"> meroplankton dynamic complexities</w:t>
      </w:r>
      <w:r w:rsidR="00330192">
        <w:rPr>
          <w:color w:val="000000" w:themeColor="text1"/>
        </w:rPr>
        <w:t xml:space="preserve"> </w:t>
      </w:r>
      <w:r w:rsidR="00330192">
        <w:rPr>
          <w:color w:val="000000" w:themeColor="text1"/>
        </w:rPr>
        <w:fldChar w:fldCharType="begin">
          <w:fldData xml:space="preserve">PEVuZE5vdGU+PENpdGU+PEF1dGhvcj5TY2hlaWJsaW5nPC9BdXRob3I+PFllYXI+MjAwOTwvWWVh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=
</w:fldData>
        </w:fldChar>
      </w:r>
      <w:r w:rsidR="00330192">
        <w:rPr>
          <w:color w:val="000000" w:themeColor="text1"/>
        </w:rPr>
        <w:instrText xml:space="preserve"> ADDIN EN.JS.CITE </w:instrText>
      </w:r>
      <w:r w:rsidR="00330192">
        <w:rPr>
          <w:color w:val="000000" w:themeColor="text1"/>
        </w:rPr>
      </w:r>
      <w:r w:rsidR="00330192">
        <w:rPr>
          <w:color w:val="000000" w:themeColor="text1"/>
        </w:rPr>
        <w:fldChar w:fldCharType="separate"/>
      </w:r>
      <w:r w:rsidR="00330192">
        <w:rPr>
          <w:noProof/>
          <w:color w:val="000000" w:themeColor="text1"/>
        </w:rPr>
        <w:t>(Scheibling and Gagnon, 2009)</w:t>
      </w:r>
      <w:r w:rsidR="00330192">
        <w:rPr>
          <w:color w:val="000000" w:themeColor="text1"/>
        </w:rPr>
        <w:fldChar w:fldCharType="end"/>
      </w:r>
      <w:r w:rsidR="00025A2C">
        <w:rPr>
          <w:color w:val="000000" w:themeColor="text1"/>
        </w:rPr>
        <w:t xml:space="preserve">. </w:t>
      </w:r>
    </w:p>
    <w:p w14:paraId="14D70F0F" w14:textId="73F57549" w:rsidR="003A0EB9" w:rsidRDefault="00DF1667" w:rsidP="00867048">
      <w:pPr>
        <w:spacing w:line="360" w:lineRule="auto"/>
        <w:jc w:val="both"/>
        <w:rPr>
          <w:color w:val="000000" w:themeColor="text1"/>
        </w:rPr>
      </w:pPr>
      <w:r>
        <w:rPr>
          <w:color w:val="000000" w:themeColor="text1"/>
        </w:rPr>
        <w:t>M</w:t>
      </w:r>
      <w:r w:rsidR="003A0EB9">
        <w:rPr>
          <w:color w:val="000000" w:themeColor="text1"/>
        </w:rPr>
        <w:t>eroplankton</w:t>
      </w:r>
      <w:r>
        <w:rPr>
          <w:color w:val="000000" w:themeColor="text1"/>
        </w:rPr>
        <w:t>, including epibionts,</w:t>
      </w:r>
      <w:r w:rsidR="003A0EB9">
        <w:rPr>
          <w:color w:val="000000" w:themeColor="text1"/>
        </w:rPr>
        <w:t xml:space="preserve"> are </w:t>
      </w:r>
      <w:r>
        <w:rPr>
          <w:color w:val="000000" w:themeColor="text1"/>
        </w:rPr>
        <w:t xml:space="preserve">generally </w:t>
      </w:r>
      <w:r w:rsidR="005B74E6">
        <w:rPr>
          <w:color w:val="000000" w:themeColor="text1"/>
        </w:rPr>
        <w:t>considered</w:t>
      </w:r>
      <w:r>
        <w:rPr>
          <w:color w:val="000000" w:themeColor="text1"/>
        </w:rPr>
        <w:t xml:space="preserve"> to be</w:t>
      </w:r>
      <w:r w:rsidR="005B74E6">
        <w:rPr>
          <w:color w:val="000000" w:themeColor="text1"/>
        </w:rPr>
        <w:t xml:space="preserve"> </w:t>
      </w:r>
      <w:r w:rsidR="003A0EB9">
        <w:rPr>
          <w:color w:val="000000" w:themeColor="text1"/>
        </w:rPr>
        <w:t>poor ion regulators</w:t>
      </w:r>
      <w:r>
        <w:rPr>
          <w:color w:val="000000" w:themeColor="text1"/>
        </w:rPr>
        <w:t xml:space="preserve"> which </w:t>
      </w:r>
      <w:r w:rsidR="005B74E6">
        <w:rPr>
          <w:color w:val="000000" w:themeColor="text1"/>
        </w:rPr>
        <w:t>mak</w:t>
      </w:r>
      <w:r>
        <w:rPr>
          <w:color w:val="000000" w:themeColor="text1"/>
        </w:rPr>
        <w:t>es</w:t>
      </w:r>
      <w:r w:rsidR="005B74E6">
        <w:rPr>
          <w:color w:val="000000" w:themeColor="text1"/>
        </w:rPr>
        <w:t xml:space="preserve"> them vulnerable to</w:t>
      </w:r>
      <w:r w:rsidR="003A0EB9">
        <w:rPr>
          <w:color w:val="000000" w:themeColor="text1"/>
        </w:rPr>
        <w:t xml:space="preserve"> internal ion balance disruption in low-salinity waters</w:t>
      </w:r>
      <w:r>
        <w:rPr>
          <w:color w:val="000000" w:themeColor="text1"/>
        </w:rPr>
        <w:t xml:space="preserve"> </w:t>
      </w:r>
      <w:r>
        <w:rPr>
          <w:color w:val="000000" w:themeColor="text1"/>
        </w:rPr>
        <w:fldChar w:fldCharType="begin">
          <w:fldData xml:space="preserve">PEVuZE5vdGU+PENpdGU+PEF1dGhvcj5TYW1lb3RvPC9BdXRob3I+PFllYXI+MjAwODwvWWVhcj48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=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Pr>
          <w:noProof/>
          <w:color w:val="000000" w:themeColor="text1"/>
        </w:rPr>
        <w:t>(Sameoto and Metaxas, 2008)</w:t>
      </w:r>
      <w:r>
        <w:rPr>
          <w:color w:val="000000" w:themeColor="text1"/>
        </w:rPr>
        <w:fldChar w:fldCharType="end"/>
      </w:r>
      <w:r>
        <w:rPr>
          <w:color w:val="000000" w:themeColor="text1"/>
        </w:rPr>
        <w:t>.</w:t>
      </w:r>
      <w:r w:rsidR="003A0EB9">
        <w:rPr>
          <w:color w:val="000000" w:themeColor="text1"/>
        </w:rPr>
        <w:t xml:space="preserve"> </w:t>
      </w:r>
      <w:r>
        <w:rPr>
          <w:color w:val="000000" w:themeColor="text1"/>
        </w:rPr>
        <w:t>Ion loss</w:t>
      </w:r>
      <w:r w:rsidR="003A0EB9">
        <w:rPr>
          <w:color w:val="000000" w:themeColor="text1"/>
        </w:rPr>
        <w:t xml:space="preserve"> through cell membranes,</w:t>
      </w:r>
      <w:r>
        <w:rPr>
          <w:color w:val="000000" w:themeColor="text1"/>
        </w:rPr>
        <w:t xml:space="preserve"> coupled with </w:t>
      </w:r>
      <w:r w:rsidR="003A0EB9">
        <w:rPr>
          <w:color w:val="000000" w:themeColor="text1"/>
        </w:rPr>
        <w:t>increased osmotic pressure from freshwater influx</w:t>
      </w:r>
      <w:r>
        <w:rPr>
          <w:color w:val="000000" w:themeColor="text1"/>
        </w:rPr>
        <w:t xml:space="preserve"> can disrupt osmolarity and subsequently cell functionality </w:t>
      </w:r>
      <w:r>
        <w:rPr>
          <w:color w:val="000000" w:themeColor="text1"/>
        </w:rPr>
        <w:fldChar w:fldCharType="begin">
          <w:fldData xml:space="preserve">PEVuZE5vdGU+PENpdGU+PEF1dGhvcj5TYW1lb3RvPC9BdXRob3I+PFllYXI+MjAwODwvWWVhcj48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=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Pr>
          <w:noProof/>
          <w:color w:val="000000" w:themeColor="text1"/>
        </w:rPr>
        <w:t>(Sameoto and Metaxas, 2008)</w:t>
      </w:r>
      <w:r>
        <w:rPr>
          <w:color w:val="000000" w:themeColor="text1"/>
        </w:rPr>
        <w:fldChar w:fldCharType="end"/>
      </w:r>
      <w:r>
        <w:rPr>
          <w:color w:val="000000" w:themeColor="text1"/>
        </w:rPr>
        <w:t>.</w:t>
      </w:r>
      <w:r w:rsidR="00965911">
        <w:rPr>
          <w:color w:val="000000" w:themeColor="text1"/>
        </w:rPr>
        <w:t xml:space="preserve"> It is therefore important to consider salinity’s influence as </w:t>
      </w:r>
      <w:proofErr w:type="gramStart"/>
      <w:r w:rsidR="00965911">
        <w:rPr>
          <w:color w:val="000000" w:themeColor="text1"/>
        </w:rPr>
        <w:t>a</w:t>
      </w:r>
      <w:proofErr w:type="gramEnd"/>
      <w:r w:rsidR="00965911">
        <w:rPr>
          <w:color w:val="000000" w:themeColor="text1"/>
        </w:rPr>
        <w:t xml:space="preserve"> important driver epibiont distribution and abundance.</w:t>
      </w:r>
    </w:p>
    <w:p w14:paraId="7F2A3884" w14:textId="72D70C65" w:rsidR="008F3946" w:rsidRDefault="00FC3D59" w:rsidP="005B74E6">
      <w:pPr>
        <w:spacing w:line="360" w:lineRule="auto"/>
        <w:jc w:val="both"/>
        <w:rPr>
          <w:color w:val="000000" w:themeColor="text1"/>
        </w:rPr>
      </w:pPr>
      <w:r>
        <w:rPr>
          <w:color w:val="000000" w:themeColor="text1"/>
        </w:rPr>
        <w:t>In a study comparing</w:t>
      </w:r>
      <w:r w:rsidR="00BD4644">
        <w:rPr>
          <w:color w:val="000000" w:themeColor="text1"/>
        </w:rPr>
        <w:t xml:space="preserve"> seaweed</w:t>
      </w:r>
      <w:r>
        <w:rPr>
          <w:color w:val="000000" w:themeColor="text1"/>
        </w:rPr>
        <w:t xml:space="preserve"> site locations with </w:t>
      </w:r>
      <w:r w:rsidR="00127014">
        <w:rPr>
          <w:color w:val="000000" w:themeColor="text1"/>
        </w:rPr>
        <w:t>varying salinities</w:t>
      </w:r>
      <w:r>
        <w:rPr>
          <w:color w:val="000000" w:themeColor="text1"/>
        </w:rPr>
        <w:t xml:space="preserve">, </w:t>
      </w:r>
      <w:r w:rsidR="00BD4644">
        <w:rPr>
          <w:color w:val="000000" w:themeColor="text1"/>
        </w:rPr>
        <w:fldChar w:fldCharType="begin">
          <w:fldData xml:space="preserve">PEVuZE5vdGU+PENpdGUgRXhjbHVkZUF1dGg9IjEiIEV4Y2x1ZGVZZWFyPSIxIiBIaWRkZW49IjEi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</w:fldData>
        </w:fldChar>
      </w:r>
      <w:r w:rsidR="00BD4644">
        <w:rPr>
          <w:color w:val="000000" w:themeColor="text1"/>
        </w:rPr>
        <w:instrText xml:space="preserve"> ADDIN EN.JS.CITE </w:instrText>
      </w:r>
      <w:r w:rsidR="00BD4644">
        <w:rPr>
          <w:color w:val="000000" w:themeColor="text1"/>
        </w:rPr>
      </w:r>
      <w:r w:rsidR="00BD4644">
        <w:rPr>
          <w:color w:val="000000" w:themeColor="text1"/>
        </w:rPr>
        <w:fldChar w:fldCharType="separate"/>
      </w:r>
      <w:r w:rsidR="00BD4644">
        <w:rPr>
          <w:color w:val="000000" w:themeColor="text1"/>
        </w:rPr>
        <w:fldChar w:fldCharType="end"/>
      </w:r>
      <w:r w:rsidR="00BD4644">
        <w:rPr>
          <w:color w:val="000000" w:themeColor="text1"/>
        </w:rPr>
        <w:t xml:space="preserve">Forbord et al. (2020) recorded epibiont community dominance by </w:t>
      </w:r>
      <w:r w:rsidR="00BD4644">
        <w:rPr>
          <w:i/>
          <w:iCs/>
          <w:color w:val="000000" w:themeColor="text1"/>
        </w:rPr>
        <w:t xml:space="preserve">M. </w:t>
      </w:r>
      <w:proofErr w:type="spellStart"/>
      <w:r w:rsidR="00BD4644">
        <w:rPr>
          <w:i/>
          <w:iCs/>
          <w:color w:val="000000" w:themeColor="text1"/>
        </w:rPr>
        <w:t>membranacea</w:t>
      </w:r>
      <w:proofErr w:type="spellEnd"/>
      <w:r w:rsidR="00BD4644">
        <w:rPr>
          <w:i/>
          <w:iCs/>
          <w:color w:val="000000" w:themeColor="text1"/>
        </w:rPr>
        <w:t xml:space="preserve"> </w:t>
      </w:r>
      <w:r w:rsidR="00BD4644">
        <w:rPr>
          <w:color w:val="000000" w:themeColor="text1"/>
        </w:rPr>
        <w:t xml:space="preserve">at most sites. However, in areas with </w:t>
      </w:r>
      <w:r w:rsidR="00127014">
        <w:rPr>
          <w:color w:val="000000" w:themeColor="text1"/>
        </w:rPr>
        <w:t xml:space="preserve">higher </w:t>
      </w:r>
      <w:r w:rsidR="00BD4644">
        <w:rPr>
          <w:color w:val="000000" w:themeColor="text1"/>
        </w:rPr>
        <w:t xml:space="preserve">freshwater influence, the euryhaline bivalve </w:t>
      </w:r>
      <w:r w:rsidR="00BD4644">
        <w:rPr>
          <w:i/>
          <w:iCs/>
          <w:color w:val="000000" w:themeColor="text1"/>
        </w:rPr>
        <w:t xml:space="preserve">Mytilus edulis </w:t>
      </w:r>
      <w:r w:rsidR="00BD4644">
        <w:rPr>
          <w:color w:val="000000" w:themeColor="text1"/>
        </w:rPr>
        <w:t xml:space="preserve">and oligohaline hydroid </w:t>
      </w:r>
      <w:r w:rsidR="00BD4644">
        <w:rPr>
          <w:i/>
          <w:iCs/>
          <w:color w:val="000000" w:themeColor="text1"/>
        </w:rPr>
        <w:t xml:space="preserve">Obelia </w:t>
      </w:r>
      <w:proofErr w:type="spellStart"/>
      <w:r w:rsidR="00BD4644">
        <w:rPr>
          <w:i/>
          <w:iCs/>
          <w:color w:val="000000" w:themeColor="text1"/>
        </w:rPr>
        <w:t>geniculata</w:t>
      </w:r>
      <w:proofErr w:type="spellEnd"/>
      <w:r w:rsidR="00BD4644">
        <w:rPr>
          <w:color w:val="000000" w:themeColor="text1"/>
        </w:rPr>
        <w:t xml:space="preserve"> were also </w:t>
      </w:r>
      <w:r w:rsidR="00127014">
        <w:rPr>
          <w:color w:val="000000" w:themeColor="text1"/>
        </w:rPr>
        <w:t xml:space="preserve">prevalent on the </w:t>
      </w:r>
      <w:r w:rsidR="00127014">
        <w:rPr>
          <w:i/>
          <w:iCs/>
          <w:color w:val="000000" w:themeColor="text1"/>
        </w:rPr>
        <w:t>S. latissima</w:t>
      </w:r>
      <w:r w:rsidR="00BD4644">
        <w:rPr>
          <w:color w:val="000000" w:themeColor="text1"/>
        </w:rPr>
        <w:t xml:space="preserve"> fronds</w:t>
      </w:r>
      <w:r w:rsidR="005B74E6">
        <w:rPr>
          <w:color w:val="000000" w:themeColor="text1"/>
        </w:rPr>
        <w:t xml:space="preserve"> </w:t>
      </w:r>
      <w:r w:rsidR="005B74E6">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5B74E6">
        <w:rPr>
          <w:color w:val="000000" w:themeColor="text1"/>
        </w:rPr>
        <w:instrText xml:space="preserve"> ADDIN EN.JS.CITE </w:instrText>
      </w:r>
      <w:r w:rsidR="005B74E6">
        <w:rPr>
          <w:color w:val="000000" w:themeColor="text1"/>
        </w:rPr>
      </w:r>
      <w:r w:rsidR="005B74E6">
        <w:rPr>
          <w:color w:val="000000" w:themeColor="text1"/>
        </w:rPr>
        <w:fldChar w:fldCharType="separate"/>
      </w:r>
      <w:r w:rsidR="005B74E6">
        <w:rPr>
          <w:noProof/>
          <w:color w:val="000000" w:themeColor="text1"/>
        </w:rPr>
        <w:t>(Forbord et al., 2020)</w:t>
      </w:r>
      <w:r w:rsidR="005B74E6">
        <w:rPr>
          <w:color w:val="000000" w:themeColor="text1"/>
        </w:rPr>
        <w:fldChar w:fldCharType="end"/>
      </w:r>
      <w:r w:rsidR="00BD4644">
        <w:rPr>
          <w:color w:val="000000" w:themeColor="text1"/>
        </w:rPr>
        <w:t>. Th</w:t>
      </w:r>
      <w:r w:rsidR="005B74E6">
        <w:rPr>
          <w:color w:val="000000" w:themeColor="text1"/>
        </w:rPr>
        <w:t>e authors</w:t>
      </w:r>
      <w:r w:rsidR="00127014">
        <w:rPr>
          <w:color w:val="000000" w:themeColor="text1"/>
        </w:rPr>
        <w:t xml:space="preserve"> </w:t>
      </w:r>
      <w:r w:rsidR="00127014">
        <w:rPr>
          <w:color w:val="000000" w:themeColor="text1"/>
        </w:rPr>
        <w:lastRenderedPageBreak/>
        <w:t>suggests</w:t>
      </w:r>
      <w:r w:rsidR="00BD4644">
        <w:rPr>
          <w:color w:val="000000" w:themeColor="text1"/>
        </w:rPr>
        <w:t xml:space="preserve"> that one of </w:t>
      </w:r>
      <w:r w:rsidR="00127014">
        <w:rPr>
          <w:i/>
          <w:iCs/>
          <w:color w:val="000000" w:themeColor="text1"/>
        </w:rPr>
        <w:t xml:space="preserve">M. </w:t>
      </w:r>
      <w:proofErr w:type="spellStart"/>
      <w:r w:rsidR="00127014">
        <w:rPr>
          <w:i/>
          <w:iCs/>
          <w:color w:val="000000" w:themeColor="text1"/>
        </w:rPr>
        <w:t>membranacea</w:t>
      </w:r>
      <w:proofErr w:type="spellEnd"/>
      <w:r w:rsidR="00127014">
        <w:rPr>
          <w:i/>
          <w:iCs/>
          <w:color w:val="000000" w:themeColor="text1"/>
        </w:rPr>
        <w:t xml:space="preserve"> </w:t>
      </w:r>
      <w:r w:rsidR="00BD4644">
        <w:rPr>
          <w:color w:val="000000" w:themeColor="text1"/>
        </w:rPr>
        <w:t xml:space="preserve">life history stages </w:t>
      </w:r>
      <w:r w:rsidR="00B177FE">
        <w:rPr>
          <w:color w:val="000000" w:themeColor="text1"/>
        </w:rPr>
        <w:t xml:space="preserve">may be </w:t>
      </w:r>
      <w:r w:rsidR="005B74E6">
        <w:rPr>
          <w:color w:val="000000" w:themeColor="text1"/>
        </w:rPr>
        <w:t xml:space="preserve">more </w:t>
      </w:r>
      <w:r w:rsidR="00B177FE">
        <w:rPr>
          <w:color w:val="000000" w:themeColor="text1"/>
        </w:rPr>
        <w:t xml:space="preserve">sensitive to lower </w:t>
      </w:r>
      <w:r w:rsidR="00127014">
        <w:rPr>
          <w:color w:val="000000" w:themeColor="text1"/>
        </w:rPr>
        <w:t>salinities</w:t>
      </w:r>
      <w:r w:rsidR="005B74E6">
        <w:rPr>
          <w:color w:val="000000" w:themeColor="text1"/>
        </w:rPr>
        <w:t xml:space="preserve"> than </w:t>
      </w:r>
      <w:r w:rsidR="005B74E6">
        <w:rPr>
          <w:i/>
          <w:iCs/>
          <w:color w:val="000000" w:themeColor="text1"/>
        </w:rPr>
        <w:t xml:space="preserve">M. edulis </w:t>
      </w:r>
      <w:r w:rsidR="005B74E6">
        <w:rPr>
          <w:color w:val="000000" w:themeColor="text1"/>
        </w:rPr>
        <w:t xml:space="preserve">or </w:t>
      </w:r>
      <w:r w:rsidR="005B74E6">
        <w:rPr>
          <w:i/>
          <w:iCs/>
          <w:color w:val="000000" w:themeColor="text1"/>
        </w:rPr>
        <w:t xml:space="preserve">O. </w:t>
      </w:r>
      <w:proofErr w:type="spellStart"/>
      <w:r w:rsidR="005B74E6">
        <w:rPr>
          <w:i/>
          <w:iCs/>
          <w:color w:val="000000" w:themeColor="text1"/>
        </w:rPr>
        <w:t>geniculata</w:t>
      </w:r>
      <w:proofErr w:type="spellEnd"/>
      <w:r w:rsidR="00127014">
        <w:rPr>
          <w:color w:val="000000" w:themeColor="text1"/>
        </w:rPr>
        <w:t>,</w:t>
      </w:r>
      <w:r w:rsidR="00B177FE">
        <w:rPr>
          <w:color w:val="000000" w:themeColor="text1"/>
        </w:rPr>
        <w:t xml:space="preserve"> </w:t>
      </w:r>
      <w:r w:rsidR="00127014">
        <w:rPr>
          <w:color w:val="000000" w:themeColor="text1"/>
        </w:rPr>
        <w:t>explaining</w:t>
      </w:r>
      <w:r w:rsidR="00B177FE">
        <w:rPr>
          <w:color w:val="000000" w:themeColor="text1"/>
        </w:rPr>
        <w:t xml:space="preserve"> its </w:t>
      </w:r>
      <w:r w:rsidR="00127014">
        <w:rPr>
          <w:color w:val="000000" w:themeColor="text1"/>
        </w:rPr>
        <w:t xml:space="preserve">reduced presence </w:t>
      </w:r>
      <w:r w:rsidR="00B177FE">
        <w:rPr>
          <w:color w:val="000000" w:themeColor="text1"/>
        </w:rPr>
        <w:t>in areas with</w:t>
      </w:r>
      <w:r w:rsidR="00127014">
        <w:rPr>
          <w:color w:val="000000" w:themeColor="text1"/>
        </w:rPr>
        <w:t xml:space="preserve"> higher </w:t>
      </w:r>
      <w:r w:rsidR="00B177FE">
        <w:rPr>
          <w:color w:val="000000" w:themeColor="text1"/>
        </w:rPr>
        <w:t xml:space="preserve">freshwater input </w:t>
      </w:r>
      <w:r w:rsidR="00B177FE">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B177FE">
        <w:rPr>
          <w:color w:val="000000" w:themeColor="text1"/>
        </w:rPr>
        <w:instrText xml:space="preserve"> ADDIN EN.JS.CITE </w:instrText>
      </w:r>
      <w:r w:rsidR="00B177FE">
        <w:rPr>
          <w:color w:val="000000" w:themeColor="text1"/>
        </w:rPr>
      </w:r>
      <w:r w:rsidR="00B177FE">
        <w:rPr>
          <w:color w:val="000000" w:themeColor="text1"/>
        </w:rPr>
        <w:fldChar w:fldCharType="separate"/>
      </w:r>
      <w:r w:rsidR="00B177FE">
        <w:rPr>
          <w:noProof/>
          <w:color w:val="000000" w:themeColor="text1"/>
        </w:rPr>
        <w:t>(Forbord et al., 2020)</w:t>
      </w:r>
      <w:r w:rsidR="00B177FE">
        <w:rPr>
          <w:color w:val="000000" w:themeColor="text1"/>
        </w:rPr>
        <w:fldChar w:fldCharType="end"/>
      </w:r>
      <w:r w:rsidR="00B177FE">
        <w:rPr>
          <w:color w:val="000000" w:themeColor="text1"/>
        </w:rPr>
        <w:t>.</w:t>
      </w:r>
      <w:r w:rsidR="00127014">
        <w:rPr>
          <w:color w:val="000000" w:themeColor="text1"/>
        </w:rPr>
        <w:t xml:space="preserve"> </w:t>
      </w:r>
      <w:r w:rsidR="005B74E6">
        <w:rPr>
          <w:color w:val="000000" w:themeColor="text1"/>
        </w:rPr>
        <w:t xml:space="preserve">Given that larval </w:t>
      </w:r>
      <w:r w:rsidR="005B74E6">
        <w:rPr>
          <w:i/>
          <w:iCs/>
          <w:color w:val="000000" w:themeColor="text1"/>
        </w:rPr>
        <w:t xml:space="preserve">M. edulis </w:t>
      </w:r>
      <w:r w:rsidR="005B74E6">
        <w:rPr>
          <w:color w:val="000000" w:themeColor="text1"/>
        </w:rPr>
        <w:t xml:space="preserve">cells have been observed to rupture under reduced salinity conditions, </w:t>
      </w:r>
      <w:r w:rsidR="005B74E6">
        <w:rPr>
          <w:i/>
          <w:iCs/>
          <w:color w:val="000000" w:themeColor="text1"/>
        </w:rPr>
        <w:t xml:space="preserve">M. </w:t>
      </w:r>
      <w:proofErr w:type="spellStart"/>
      <w:r w:rsidR="005B74E6">
        <w:rPr>
          <w:i/>
          <w:iCs/>
          <w:color w:val="000000" w:themeColor="text1"/>
        </w:rPr>
        <w:t>membranacea</w:t>
      </w:r>
      <w:proofErr w:type="spellEnd"/>
      <w:r w:rsidR="005B74E6">
        <w:rPr>
          <w:i/>
          <w:iCs/>
          <w:color w:val="000000" w:themeColor="text1"/>
        </w:rPr>
        <w:t xml:space="preserve"> </w:t>
      </w:r>
      <w:r w:rsidR="005B74E6">
        <w:rPr>
          <w:color w:val="000000" w:themeColor="text1"/>
        </w:rPr>
        <w:t xml:space="preserve">may exhibit even lower tolerance </w:t>
      </w:r>
      <w:r w:rsidR="005B74E6">
        <w:rPr>
          <w:color w:val="000000" w:themeColor="text1"/>
        </w:rPr>
        <w:fldChar w:fldCharType="begin">
          <w:fldData xml:space="preserve">PEVuZE5vdGU+PENpdGU+PEF1dGhvcj5TYXJhbmNob3ZhPC9BdXRob3I+PFllYXI+MjAwMTwvWWVh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</w:fldData>
        </w:fldChar>
      </w:r>
      <w:r w:rsidR="005B74E6">
        <w:rPr>
          <w:color w:val="000000" w:themeColor="text1"/>
        </w:rPr>
        <w:instrText xml:space="preserve"> ADDIN EN.JS.CITE </w:instrText>
      </w:r>
      <w:r w:rsidR="005B74E6">
        <w:rPr>
          <w:color w:val="000000" w:themeColor="text1"/>
        </w:rPr>
      </w:r>
      <w:r w:rsidR="005B74E6">
        <w:rPr>
          <w:color w:val="000000" w:themeColor="text1"/>
        </w:rPr>
        <w:fldChar w:fldCharType="separate"/>
      </w:r>
      <w:r w:rsidR="005B74E6">
        <w:rPr>
          <w:noProof/>
          <w:color w:val="000000" w:themeColor="text1"/>
        </w:rPr>
        <w:t>(Saranchova and Flyachinskaya, 2001)</w:t>
      </w:r>
      <w:r w:rsidR="005B74E6">
        <w:rPr>
          <w:color w:val="000000" w:themeColor="text1"/>
        </w:rPr>
        <w:fldChar w:fldCharType="end"/>
      </w:r>
      <w:r w:rsidR="005B74E6">
        <w:rPr>
          <w:color w:val="000000" w:themeColor="text1"/>
        </w:rPr>
        <w:t xml:space="preserve">. </w:t>
      </w:r>
      <w:r w:rsidR="0059563F">
        <w:rPr>
          <w:color w:val="000000" w:themeColor="text1"/>
        </w:rPr>
        <w:t xml:space="preserve">This is interesting as although lower salinities may help mitigate </w:t>
      </w:r>
      <w:r w:rsidR="0059563F">
        <w:rPr>
          <w:i/>
          <w:iCs/>
          <w:color w:val="000000" w:themeColor="text1"/>
        </w:rPr>
        <w:t xml:space="preserve">M. </w:t>
      </w:r>
      <w:proofErr w:type="spellStart"/>
      <w:r w:rsidR="0059563F">
        <w:rPr>
          <w:i/>
          <w:iCs/>
          <w:color w:val="000000" w:themeColor="text1"/>
        </w:rPr>
        <w:t>membranacea</w:t>
      </w:r>
      <w:proofErr w:type="spellEnd"/>
      <w:r w:rsidR="0059563F">
        <w:rPr>
          <w:i/>
          <w:iCs/>
          <w:color w:val="000000" w:themeColor="text1"/>
        </w:rPr>
        <w:t xml:space="preserve"> </w:t>
      </w:r>
      <w:r w:rsidR="0059563F" w:rsidRPr="0059563F">
        <w:rPr>
          <w:color w:val="000000" w:themeColor="text1"/>
        </w:rPr>
        <w:t>infestations</w:t>
      </w:r>
      <w:r w:rsidR="0059563F">
        <w:rPr>
          <w:color w:val="000000" w:themeColor="text1"/>
        </w:rPr>
        <w:t>, it may also promote a more diverse and potentially more resilient epibiont community.</w:t>
      </w:r>
      <w:r w:rsidR="003A0EB9">
        <w:rPr>
          <w:color w:val="000000" w:themeColor="text1"/>
        </w:rPr>
        <w:t xml:space="preserve"> These findings</w:t>
      </w:r>
      <w:r w:rsidR="00127014">
        <w:rPr>
          <w:color w:val="000000" w:themeColor="text1"/>
        </w:rPr>
        <w:t xml:space="preserve"> </w:t>
      </w:r>
      <w:r w:rsidR="005B74E6">
        <w:rPr>
          <w:color w:val="000000" w:themeColor="text1"/>
        </w:rPr>
        <w:t>highlight the need for</w:t>
      </w:r>
      <w:r w:rsidR="00127014">
        <w:rPr>
          <w:color w:val="000000" w:themeColor="text1"/>
        </w:rPr>
        <w:t xml:space="preserve"> further </w:t>
      </w:r>
      <w:r w:rsidR="007C17DB">
        <w:rPr>
          <w:color w:val="000000" w:themeColor="text1"/>
        </w:rPr>
        <w:t>investigation considering</w:t>
      </w:r>
      <w:r w:rsidR="00127014">
        <w:rPr>
          <w:color w:val="000000" w:themeColor="text1"/>
        </w:rPr>
        <w:t xml:space="preserve"> </w:t>
      </w:r>
      <w:r w:rsidR="005B74E6">
        <w:rPr>
          <w:color w:val="000000" w:themeColor="text1"/>
        </w:rPr>
        <w:t>their</w:t>
      </w:r>
      <w:r w:rsidR="00127014">
        <w:rPr>
          <w:color w:val="000000" w:themeColor="text1"/>
        </w:rPr>
        <w:t xml:space="preserve"> </w:t>
      </w:r>
      <w:r w:rsidR="005B74E6">
        <w:rPr>
          <w:color w:val="000000" w:themeColor="text1"/>
        </w:rPr>
        <w:t>implications</w:t>
      </w:r>
      <w:r w:rsidR="00127014">
        <w:rPr>
          <w:color w:val="000000" w:themeColor="text1"/>
        </w:rPr>
        <w:t xml:space="preserve"> for seaweed farm selection</w:t>
      </w:r>
      <w:r w:rsidR="003A0EB9">
        <w:rPr>
          <w:color w:val="000000" w:themeColor="text1"/>
        </w:rPr>
        <w:t>.</w:t>
      </w:r>
    </w:p>
    <w:p w14:paraId="3CAE8786" w14:textId="75B0C0D1" w:rsidR="00887F28" w:rsidRDefault="00887F28" w:rsidP="00887F28">
      <w:pPr>
        <w:spacing w:line="360" w:lineRule="auto"/>
        <w:jc w:val="both"/>
        <w:rPr>
          <w:color w:val="000000"/>
        </w:rPr>
      </w:pPr>
      <w:r>
        <w:rPr>
          <w:color w:val="000000"/>
        </w:rPr>
        <w:t>Str</w:t>
      </w:r>
      <w:r>
        <w:rPr>
          <w:color w:val="000000"/>
        </w:rPr>
        <w:t>onger seasonal currents and increased wave action have been observed to limit fouling coverage by dislodging epibionts and preventing settlement while calmer seasonal conditions appear to promote fouling accumulation</w:t>
      </w:r>
      <w:del w:id="25" w:author="Sofie Spatharis" w:date="2025-01-20T13:16:00Z">
        <w:r w:rsidRPr="60690563" w:rsidDel="00D97638">
          <w:rPr>
            <w:color w:val="000000" w:themeColor="text1"/>
          </w:rPr>
          <w:delText xml:space="preserve">. </w:delText>
        </w:r>
      </w:del>
      <w:r>
        <w:rPr>
          <w:color w:val="000000"/>
        </w:rPr>
        <w:t xml:space="preserve"> </w:t>
      </w:r>
      <w:r>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Pr>
          <w:color w:val="000000"/>
        </w:rPr>
        <w:instrText xml:space="preserve"> ADDIN EN.JS.CITE </w:instrText>
      </w:r>
      <w:r>
        <w:rPr>
          <w:color w:val="000000"/>
        </w:rPr>
      </w:r>
      <w:r>
        <w:rPr>
          <w:color w:val="000000"/>
        </w:rPr>
        <w:fldChar w:fldCharType="separate"/>
      </w:r>
      <w:r>
        <w:rPr>
          <w:noProof/>
          <w:color w:val="000000"/>
        </w:rPr>
        <w:t>(Førde et al., 2015)</w:t>
      </w:r>
      <w:r>
        <w:rPr>
          <w:color w:val="000000"/>
        </w:rPr>
        <w:fldChar w:fldCharType="end"/>
      </w:r>
      <w:r>
        <w:rPr>
          <w:color w:val="000000"/>
        </w:rPr>
        <w:t>.</w:t>
      </w:r>
      <w:r>
        <w:rPr>
          <w:color w:val="000000"/>
        </w:rPr>
        <w:t xml:space="preserve"> Along Swedish coastal sites, biofouling on </w:t>
      </w:r>
      <w:r>
        <w:rPr>
          <w:i/>
          <w:iCs/>
          <w:color w:val="000000"/>
        </w:rPr>
        <w:t>S. latissima</w:t>
      </w:r>
      <w:r>
        <w:rPr>
          <w:color w:val="000000"/>
        </w:rPr>
        <w:t xml:space="preserve"> was observed to be </w:t>
      </w:r>
      <w:r w:rsidR="00210A69">
        <w:rPr>
          <w:color w:val="000000"/>
        </w:rPr>
        <w:t>reduced</w:t>
      </w:r>
      <w:r>
        <w:rPr>
          <w:color w:val="000000"/>
        </w:rPr>
        <w:t xml:space="preserve"> at in </w:t>
      </w:r>
      <w:r w:rsidR="00210A69">
        <w:rPr>
          <w:color w:val="000000"/>
        </w:rPr>
        <w:t>sites</w:t>
      </w:r>
      <w:r>
        <w:rPr>
          <w:color w:val="000000"/>
        </w:rPr>
        <w:t xml:space="preserve"> with lower wave exposure</w:t>
      </w:r>
      <w:r w:rsidR="00210A69">
        <w:rPr>
          <w:color w:val="000000"/>
        </w:rPr>
        <w:t xml:space="preserve"> </w:t>
      </w:r>
      <w:r>
        <w:rPr>
          <w:color w:val="000000"/>
        </w:rPr>
        <w:t xml:space="preserve">   A study of Welsh seaweed farms also showed significantly lower biofouling coverage in sheltered sites with strong tidal currents, relative to more exposed, weaker current areas </w:t>
      </w:r>
      <w:r>
        <w:rPr>
          <w:color w:val="000000"/>
        </w:rPr>
        <w:fldChar w:fldCharType="begin">
          <w:fldData xml:space="preserve">PEVuZE5vdGU+PENpdGU+PEF1dGhvcj5CZXJnZXI8L0F1dGhvcj48WWVhcj4yMDI0PC9ZZWFyPjxS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</w:fldData>
        </w:fldChar>
      </w:r>
      <w:r>
        <w:rPr>
          <w:color w:val="000000"/>
        </w:rPr>
        <w:instrText xml:space="preserve"> ADDIN EN.JS.CITE </w:instrText>
      </w:r>
      <w:r>
        <w:rPr>
          <w:color w:val="000000"/>
        </w:rPr>
      </w:r>
      <w:r>
        <w:rPr>
          <w:color w:val="000000"/>
        </w:rPr>
        <w:fldChar w:fldCharType="separate"/>
      </w:r>
      <w:r>
        <w:rPr>
          <w:noProof/>
          <w:color w:val="000000"/>
        </w:rPr>
        <w:t>(Berger et al., 2024)</w:t>
      </w:r>
      <w:r>
        <w:rPr>
          <w:color w:val="000000"/>
        </w:rPr>
        <w:fldChar w:fldCharType="end"/>
      </w:r>
      <w:r>
        <w:rPr>
          <w:color w:val="000000"/>
        </w:rPr>
        <w:t xml:space="preserve">. Despite wave exposure being commonly linked with biofouling, Berger et al. (2024) states biofouling is limited by high current speeds that regulate temperatures and reduce light penetration through sedimentation during summer months </w:t>
      </w:r>
      <w:r>
        <w:rPr>
          <w:color w:val="000000"/>
        </w:rPr>
        <w:fldChar w:fldCharType="begin">
          <w:fldData xml:space="preserve">PEVuZE5vdGU+PENpdGU+PEF1dGhvcj5CZXJnZXI8L0F1dGhvcj48WWVhcj4yMDI0PC9ZZWFyPjxS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</w:fldData>
        </w:fldChar>
      </w:r>
      <w:r>
        <w:rPr>
          <w:color w:val="000000"/>
        </w:rPr>
        <w:instrText xml:space="preserve"> ADDIN EN.JS.CITE </w:instrText>
      </w:r>
      <w:r>
        <w:rPr>
          <w:color w:val="000000"/>
        </w:rPr>
      </w:r>
      <w:r>
        <w:rPr>
          <w:color w:val="000000"/>
        </w:rPr>
        <w:fldChar w:fldCharType="separate"/>
      </w:r>
      <w:r>
        <w:rPr>
          <w:noProof/>
          <w:color w:val="000000"/>
        </w:rPr>
        <w:t>(Berger et al., 2024)</w:t>
      </w:r>
      <w:r>
        <w:rPr>
          <w:color w:val="000000"/>
        </w:rPr>
        <w:fldChar w:fldCharType="end"/>
      </w:r>
      <w:r>
        <w:rPr>
          <w:color w:val="000000"/>
        </w:rPr>
        <w:t xml:space="preserve">. </w:t>
      </w:r>
    </w:p>
    <w:p w14:paraId="12772579" w14:textId="77777777" w:rsidR="00887F28" w:rsidRDefault="00887F28" w:rsidP="00887F28">
      <w:pPr>
        <w:spacing w:line="360" w:lineRule="auto"/>
        <w:jc w:val="both"/>
        <w:rPr>
          <w:color w:val="000000"/>
        </w:rPr>
      </w:pPr>
    </w:p>
    <w:p w14:paraId="2BFF018F" w14:textId="0EE1D5D1" w:rsidR="00887F28" w:rsidRDefault="00887F28" w:rsidP="00887F28">
      <w:pPr>
        <w:spacing w:line="360" w:lineRule="auto"/>
        <w:jc w:val="both"/>
        <w:rPr>
          <w:color w:val="000000"/>
        </w:rPr>
      </w:pPr>
      <w:r>
        <w:rPr>
          <w:color w:val="000000"/>
        </w:rPr>
        <w:t xml:space="preserve"> </w:t>
      </w:r>
      <w:r>
        <w:rPr>
          <w:color w:val="000000"/>
        </w:rPr>
        <w:t xml:space="preserve">Sites with regular tidal currents have also shown minimised biofouling impacts as by regulating temperatures and attenuating light through sedimentation. </w:t>
      </w:r>
      <w:r>
        <w:rPr>
          <w:color w:val="000000"/>
        </w:rPr>
        <w:fldChar w:fldCharType="begin">
          <w:fldData xml:space="preserve">PEVuZE5vdGU+PENpdGUgQXV0aG9yWWVhcj0iMSI+PEF1dGhvcj5CZXJnZXI8L0F1dGhvcj48WWVh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</w:fldData>
        </w:fldChar>
      </w:r>
      <w:r>
        <w:rPr>
          <w:color w:val="000000"/>
        </w:rPr>
        <w:instrText xml:space="preserve"> ADDIN EN.JS.CITE </w:instrText>
      </w:r>
      <w:r>
        <w:rPr>
          <w:color w:val="000000"/>
        </w:rPr>
      </w:r>
      <w:r>
        <w:rPr>
          <w:color w:val="000000"/>
        </w:rPr>
        <w:fldChar w:fldCharType="separate"/>
      </w:r>
      <w:r>
        <w:rPr>
          <w:noProof/>
          <w:color w:val="000000"/>
        </w:rPr>
        <w:t>Berger et al. (2024)</w:t>
      </w:r>
      <w:r>
        <w:rPr>
          <w:color w:val="000000"/>
        </w:rPr>
        <w:fldChar w:fldCharType="end"/>
      </w:r>
      <w:r>
        <w:rPr>
          <w:color w:val="000000"/>
        </w:rPr>
        <w:t xml:space="preserve"> </w:t>
      </w:r>
    </w:p>
    <w:p w14:paraId="1A0184C1" w14:textId="77777777" w:rsidR="00887F28" w:rsidRDefault="00887F28" w:rsidP="005B74E6">
      <w:pPr>
        <w:spacing w:line="360" w:lineRule="auto"/>
        <w:jc w:val="both"/>
        <w:rPr>
          <w:color w:val="000000" w:themeColor="text1"/>
        </w:rPr>
      </w:pPr>
    </w:p>
    <w:p w14:paraId="2C21FDCC" w14:textId="77777777" w:rsidR="00887F28" w:rsidRDefault="00887F28" w:rsidP="005B74E6">
      <w:pPr>
        <w:spacing w:line="360" w:lineRule="auto"/>
        <w:jc w:val="both"/>
        <w:rPr>
          <w:color w:val="000000" w:themeColor="text1"/>
        </w:rPr>
      </w:pPr>
    </w:p>
    <w:p w14:paraId="6AA2BEDB" w14:textId="77777777" w:rsidR="00887F28" w:rsidRPr="00127014" w:rsidRDefault="00887F28" w:rsidP="005B74E6">
      <w:pPr>
        <w:spacing w:line="360" w:lineRule="auto"/>
        <w:jc w:val="both"/>
        <w:rPr>
          <w:color w:val="000000" w:themeColor="text1"/>
        </w:rPr>
      </w:pPr>
    </w:p>
    <w:p w14:paraId="23932272" w14:textId="77777777" w:rsidR="0016251E" w:rsidRDefault="0016251E" w:rsidP="0016251E">
      <w:pPr>
        <w:spacing w:line="360" w:lineRule="auto"/>
        <w:jc w:val="both"/>
        <w:rPr>
          <w:color w:val="000000" w:themeColor="text1"/>
        </w:rPr>
      </w:pPr>
      <w:del w:id="26" w:author="Sofie Spatharis" w:date="2025-01-20T13:29:00Z">
        <w:r w:rsidRPr="60690563" w:rsidDel="000854F8">
          <w:rPr>
            <w:color w:val="000000" w:themeColor="text1"/>
          </w:rPr>
          <w:delText>predominantly occurs between</w:delText>
        </w:r>
      </w:del>
      <w:del w:id="27" w:author="Sofie Spatharis" w:date="2025-01-20T13:25:00Z">
        <w:r w:rsidRPr="60690563" w:rsidDel="000854F8">
          <w:rPr>
            <w:color w:val="000000" w:themeColor="text1"/>
          </w:rPr>
          <w:delText>depending on geographic location, latitude, and interannual fluctua</w:delText>
        </w:r>
      </w:del>
      <w:r w:rsidRPr="60690563">
        <w:rPr>
          <w:color w:val="000000" w:themeColor="text1"/>
        </w:rPr>
        <w:t>Specifically, salinity, temperature and photosynthetically active radiation (PAR) have been linked...</w:t>
      </w:r>
      <w:proofErr w:type="spellStart"/>
      <w:r w:rsidRPr="60690563">
        <w:rPr>
          <w:color w:val="000000" w:themeColor="text1"/>
        </w:rPr>
        <w:t>abit</w:t>
      </w:r>
      <w:proofErr w:type="spellEnd"/>
      <w:r w:rsidRPr="60690563">
        <w:rPr>
          <w:color w:val="000000" w:themeColor="text1"/>
        </w:rPr>
        <w:t xml:space="preserve"> more detail here with specific examples from kelp biofouling.</w:t>
      </w:r>
      <w:ins w:id="28" w:author="Sofie Spatharis" w:date="2025-01-20T13:31:00Z">
        <w:r w:rsidRPr="60690563">
          <w:rPr>
            <w:color w:val="000000" w:themeColor="text1"/>
          </w:rPr>
          <w:t xml:space="preserve"> </w:t>
        </w:r>
      </w:ins>
    </w:p>
    <w:p w14:paraId="684BA6F7" w14:textId="77777777" w:rsidR="007C17DB" w:rsidRDefault="007C17DB" w:rsidP="007C17DB">
      <w:pPr>
        <w:spacing w:line="360" w:lineRule="auto"/>
        <w:jc w:val="both"/>
        <w:rPr>
          <w:color w:val="000000" w:themeColor="text1"/>
        </w:rPr>
      </w:pPr>
      <w:r>
        <w:rPr>
          <w:color w:val="000000" w:themeColor="text1"/>
        </w:rPr>
        <w:t xml:space="preserve">Seawater temperature stratification across depths has also been suggested to have influence on larval distribution, varying across thermoclines or being  </w:t>
      </w:r>
    </w:p>
    <w:p w14:paraId="395135C3" w14:textId="77777777" w:rsidR="007C17DB" w:rsidRDefault="007C17DB" w:rsidP="007C17DB">
      <w:pPr>
        <w:spacing w:line="360" w:lineRule="auto"/>
        <w:jc w:val="both"/>
        <w:rPr>
          <w:color w:val="000000" w:themeColor="text1"/>
        </w:rPr>
      </w:pPr>
      <w:r>
        <w:rPr>
          <w:color w:val="000000" w:themeColor="text1"/>
        </w:rPr>
        <w:t xml:space="preserve"> and may act as a barrier to specific water layers </w:t>
      </w:r>
      <w:r>
        <w:rPr>
          <w:color w:val="000000" w:themeColor="text1"/>
        </w:rPr>
        <w:fldChar w:fldCharType="begin">
          <w:fldData xml:space="preserve">PEVuZE5vdGU+PENpdGU+PEF1dGhvcj5TYXVuZGVyczwvQXV0aG9yPjxZZWFyPjIwMDc8L1llYXI+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</w:fldData>
        </w:fldChar>
      </w:r>
      <w:r>
        <w:rPr>
          <w:color w:val="000000" w:themeColor="text1"/>
        </w:rPr>
        <w:instrText xml:space="preserve"> ADDIN EN.JS.CITE </w:instrText>
      </w:r>
      <w:r>
        <w:rPr>
          <w:color w:val="000000" w:themeColor="text1"/>
        </w:rPr>
      </w:r>
      <w:r>
        <w:rPr>
          <w:color w:val="000000" w:themeColor="text1"/>
        </w:rPr>
        <w:fldChar w:fldCharType="separate"/>
      </w:r>
      <w:r>
        <w:rPr>
          <w:noProof/>
          <w:color w:val="000000" w:themeColor="text1"/>
        </w:rPr>
        <w:t>(Saunders and Metaxas, 2007)</w:t>
      </w:r>
      <w:r>
        <w:rPr>
          <w:color w:val="000000" w:themeColor="text1"/>
        </w:rPr>
        <w:fldChar w:fldCharType="end"/>
      </w:r>
      <w:r>
        <w:rPr>
          <w:color w:val="000000" w:themeColor="text1"/>
        </w:rPr>
        <w:t xml:space="preserve">. Planktonic larvae may therefor </w:t>
      </w:r>
    </w:p>
    <w:p w14:paraId="0320910D" w14:textId="2D354461" w:rsidR="002B663D" w:rsidRDefault="002B663D" w:rsidP="00FD21B5">
      <w:pPr>
        <w:spacing w:line="360" w:lineRule="auto"/>
        <w:jc w:val="both"/>
        <w:rPr>
          <w:color w:val="000000" w:themeColor="text1"/>
        </w:rPr>
      </w:pPr>
    </w:p>
    <w:p w14:paraId="1CBE70AC" w14:textId="77777777" w:rsidR="00BB2EE0" w:rsidRDefault="00EC43D0" w:rsidP="00FD21B5">
      <w:pPr>
        <w:spacing w:line="360" w:lineRule="auto"/>
        <w:jc w:val="both"/>
        <w:rPr>
          <w:color w:val="000000"/>
        </w:rPr>
      </w:pPr>
      <w:r>
        <w:rPr>
          <w:color w:val="000000"/>
        </w:rPr>
        <w:lastRenderedPageBreak/>
        <w:t>Additionally, local hydrodynamic conditions including wave exposure, current velocity, depth and distance to shor</w:t>
      </w:r>
      <w:commentRangeStart w:id="29"/>
      <w:r>
        <w:rPr>
          <w:color w:val="000000"/>
        </w:rPr>
        <w:t>e influence biofouling communities</w:t>
      </w:r>
      <w:commentRangeEnd w:id="29"/>
      <w:r w:rsidR="00DE6085">
        <w:commentReference w:id="29"/>
      </w:r>
      <w:r>
        <w:rPr>
          <w:color w:val="000000"/>
        </w:rPr>
        <w:t xml:space="preserve"> </w:t>
      </w:r>
      <w:r>
        <w:rPr>
          <w:color w:val="000000"/>
        </w:rPr>
        <w:fldChar w:fldCharType="begin">
          <w:fldData xml:space="preserve">PEVuZE5vdGU+PENpdGU+PEF1dGhvcj5WaW5hZ3JlPC9BdXRob3I+PFllYXI+MjAyMDwvWWVhcj48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</w:fldData>
        </w:fldChar>
      </w:r>
      <w:r>
        <w:rPr>
          <w:color w:val="000000"/>
        </w:rPr>
        <w:instrText xml:space="preserve"> ADDIN EN.JS.CITE </w:instrText>
      </w:r>
      <w:r>
        <w:rPr>
          <w:color w:val="000000"/>
        </w:rPr>
      </w:r>
      <w:r>
        <w:rPr>
          <w:color w:val="000000"/>
        </w:rPr>
        <w:fldChar w:fldCharType="separate"/>
      </w:r>
      <w:r w:rsidR="009212AA">
        <w:rPr>
          <w:noProof/>
          <w:color w:val="000000"/>
        </w:rPr>
        <w:t>(Vinagre et al., 2020)</w:t>
      </w:r>
      <w:r>
        <w:rPr>
          <w:color w:val="000000"/>
        </w:rPr>
        <w:fldChar w:fldCharType="end"/>
      </w:r>
      <w:r>
        <w:rPr>
          <w:color w:val="000000"/>
        </w:rPr>
        <w:t xml:space="preserve">. </w:t>
      </w:r>
    </w:p>
    <w:p w14:paraId="6CBE6157" w14:textId="77777777" w:rsidR="00BB2EE0" w:rsidRDefault="00BB2EE0" w:rsidP="00FD21B5">
      <w:pPr>
        <w:spacing w:line="360" w:lineRule="auto"/>
        <w:jc w:val="both"/>
        <w:rPr>
          <w:color w:val="000000"/>
        </w:rPr>
      </w:pPr>
    </w:p>
    <w:p w14:paraId="1E5C0CF7" w14:textId="77777777" w:rsidR="00BB2EE0" w:rsidRDefault="009A7622" w:rsidP="00FD21B5">
      <w:pPr>
        <w:spacing w:line="360" w:lineRule="auto"/>
        <w:jc w:val="both"/>
        <w:rPr>
          <w:color w:val="000000"/>
        </w:rPr>
      </w:pPr>
      <w:r>
        <w:rPr>
          <w:color w:val="000000"/>
        </w:rPr>
        <w:t>E</w:t>
      </w:r>
      <w:commentRangeStart w:id="30"/>
      <w:r w:rsidRPr="009A7622">
        <w:rPr>
          <w:color w:val="000000"/>
        </w:rPr>
        <w:t>levated PAR</w:t>
      </w:r>
      <w:commentRangeEnd w:id="30"/>
      <w:r w:rsidR="00DE6085">
        <w:commentReference w:id="30"/>
      </w:r>
      <w:r w:rsidRPr="009A7622">
        <w:rPr>
          <w:color w:val="000000"/>
        </w:rPr>
        <w:t xml:space="preserve"> during warmer months drives the growth of epibionts, especially photosynthetic species</w:t>
      </w:r>
      <w:r w:rsidR="00C76EAD">
        <w:rPr>
          <w:color w:val="000000"/>
        </w:rPr>
        <w:t xml:space="preserve"> </w:t>
      </w:r>
      <w:r w:rsidR="00C76EAD">
        <w:rPr>
          <w:color w:val="000000"/>
        </w:rPr>
        <w:fldChar w:fldCharType="begin">
          <w:fldData xml:space="preserve">PEVuZE5vdGU+PENpdGU+PEF1dGhvcj5XYWhsPC9BdXRob3I+PFllYXI+MjAxOTwvWWVhcj48UmVj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</w:fldData>
        </w:fldChar>
      </w:r>
      <w:r w:rsidR="00C76EAD">
        <w:rPr>
          <w:color w:val="000000"/>
        </w:rPr>
        <w:instrText xml:space="preserve"> ADDIN EN.JS.CITE </w:instrText>
      </w:r>
      <w:r w:rsidR="00C76EAD">
        <w:rPr>
          <w:color w:val="000000"/>
        </w:rPr>
      </w:r>
      <w:r w:rsidR="00C76EAD">
        <w:rPr>
          <w:color w:val="000000"/>
        </w:rPr>
        <w:fldChar w:fldCharType="separate"/>
      </w:r>
      <w:r w:rsidR="009212AA">
        <w:rPr>
          <w:noProof/>
          <w:color w:val="000000"/>
        </w:rPr>
        <w:t>(Wahl et al., 2019)</w:t>
      </w:r>
      <w:r w:rsidR="00C76EAD">
        <w:rPr>
          <w:color w:val="000000"/>
        </w:rPr>
        <w:fldChar w:fldCharType="end"/>
      </w:r>
      <w:r w:rsidRPr="009A7622">
        <w:rPr>
          <w:color w:val="000000"/>
        </w:rPr>
        <w:t xml:space="preserve">. </w:t>
      </w:r>
    </w:p>
    <w:p w14:paraId="213552F7" w14:textId="77777777" w:rsidR="00BB2EE0" w:rsidRDefault="00C95293" w:rsidP="00FD21B5">
      <w:pPr>
        <w:spacing w:line="360" w:lineRule="auto"/>
        <w:jc w:val="both"/>
        <w:rPr>
          <w:color w:val="000000"/>
        </w:rPr>
      </w:pPr>
      <w:r>
        <w:rPr>
          <w:color w:val="000000"/>
        </w:rPr>
        <w:t>Their g</w:t>
      </w:r>
      <w:r w:rsidR="009A7622" w:rsidRPr="009A7622">
        <w:rPr>
          <w:color w:val="000000"/>
        </w:rPr>
        <w:t xml:space="preserve">rowth is further enhanced by the </w:t>
      </w:r>
      <w:r w:rsidR="00C76EAD">
        <w:rPr>
          <w:color w:val="000000"/>
        </w:rPr>
        <w:t>combined</w:t>
      </w:r>
      <w:r w:rsidR="009A7622" w:rsidRPr="009A7622">
        <w:rPr>
          <w:color w:val="000000"/>
        </w:rPr>
        <w:t xml:space="preserve"> effects of</w:t>
      </w:r>
      <w:r w:rsidR="00C76EAD">
        <w:rPr>
          <w:color w:val="000000"/>
        </w:rPr>
        <w:t xml:space="preserve"> seasonally</w:t>
      </w:r>
      <w:r w:rsidR="009A7622" w:rsidRPr="009A7622">
        <w:rPr>
          <w:color w:val="000000"/>
        </w:rPr>
        <w:t xml:space="preserve"> warmer temperatures and increased nutrient availability</w:t>
      </w:r>
      <w:r w:rsidR="00C76EAD">
        <w:rPr>
          <w:color w:val="000000"/>
        </w:rPr>
        <w:t xml:space="preserve"> which</w:t>
      </w:r>
      <w:r w:rsidR="009A7622" w:rsidRPr="009A7622">
        <w:rPr>
          <w:color w:val="000000"/>
        </w:rPr>
        <w:t xml:space="preserve"> crea</w:t>
      </w:r>
      <w:r w:rsidR="00C76EAD">
        <w:rPr>
          <w:color w:val="000000"/>
        </w:rPr>
        <w:t xml:space="preserve">tes </w:t>
      </w:r>
      <w:r w:rsidR="009A7622" w:rsidRPr="009A7622">
        <w:rPr>
          <w:color w:val="000000"/>
        </w:rPr>
        <w:t>ideal conditions for proliferation</w:t>
      </w:r>
      <w:r w:rsidR="00C76EAD">
        <w:rPr>
          <w:color w:val="000000"/>
        </w:rPr>
        <w:t xml:space="preserve"> </w:t>
      </w:r>
      <w:r w:rsidR="003C76E9">
        <w:rPr>
          <w:color w:val="000000"/>
        </w:rPr>
        <w:fldChar w:fldCharType="begin">
          <w:fldData xml:space="preserve">PEVuZE5vdGU+PENpdGU+PEF1dGhvcj5WaW5hZ3JlPC9BdXRob3I+PFllYXI+MjAyMDwvWWVhcj48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</w:fldData>
        </w:fldChar>
      </w:r>
      <w:r w:rsidR="003C76E9">
        <w:rPr>
          <w:color w:val="000000"/>
        </w:rPr>
        <w:instrText xml:space="preserve"> ADDIN EN.JS.CITE </w:instrText>
      </w:r>
      <w:r w:rsidR="003C76E9">
        <w:rPr>
          <w:color w:val="000000"/>
        </w:rPr>
      </w:r>
      <w:r w:rsidR="003C76E9">
        <w:rPr>
          <w:color w:val="000000"/>
        </w:rPr>
        <w:fldChar w:fldCharType="separate"/>
      </w:r>
      <w:r w:rsidR="009212AA">
        <w:rPr>
          <w:noProof/>
          <w:color w:val="000000"/>
        </w:rPr>
        <w:t>(Vinagre et al., 2020)</w:t>
      </w:r>
      <w:r w:rsidR="003C76E9">
        <w:rPr>
          <w:color w:val="000000"/>
        </w:rPr>
        <w:fldChar w:fldCharType="end"/>
      </w:r>
      <w:r w:rsidR="003C76E9">
        <w:rPr>
          <w:color w:val="000000"/>
        </w:rPr>
        <w:t xml:space="preserve">. </w:t>
      </w:r>
    </w:p>
    <w:p w14:paraId="7DA129CF" w14:textId="77777777" w:rsidR="00BB2EE0" w:rsidRDefault="003C76E9" w:rsidP="00FD21B5">
      <w:pPr>
        <w:spacing w:line="360" w:lineRule="auto"/>
        <w:jc w:val="both"/>
        <w:rPr>
          <w:color w:val="000000"/>
        </w:rPr>
      </w:pPr>
      <w:r>
        <w:rPr>
          <w:color w:val="000000"/>
        </w:rPr>
        <w:t>F</w:t>
      </w:r>
      <w:r w:rsidRPr="003C76E9">
        <w:rPr>
          <w:color w:val="000000"/>
        </w:rPr>
        <w:t>l</w:t>
      </w:r>
      <w:commentRangeStart w:id="31"/>
      <w:r w:rsidRPr="003C76E9">
        <w:rPr>
          <w:color w:val="000000"/>
        </w:rPr>
        <w:t>uctuations in salinity, driven by rainfall and freshwater influx, affect epibiont abundance, wit</w:t>
      </w:r>
      <w:commentRangeEnd w:id="31"/>
      <w:r w:rsidR="00DE6085">
        <w:commentReference w:id="31"/>
      </w:r>
      <w:r w:rsidRPr="003C76E9">
        <w:rPr>
          <w:color w:val="000000"/>
        </w:rPr>
        <w:t xml:space="preserve">h species </w:t>
      </w:r>
      <w:r w:rsidR="00FD69C4">
        <w:rPr>
          <w:color w:val="000000"/>
        </w:rPr>
        <w:t xml:space="preserve">varying in </w:t>
      </w:r>
      <w:r w:rsidRPr="003C76E9">
        <w:rPr>
          <w:color w:val="000000"/>
        </w:rPr>
        <w:t>preferr</w:t>
      </w:r>
      <w:r w:rsidR="00FD69C4">
        <w:rPr>
          <w:color w:val="000000"/>
        </w:rPr>
        <w:t>ed</w:t>
      </w:r>
      <w:r w:rsidRPr="003C76E9">
        <w:rPr>
          <w:color w:val="000000"/>
        </w:rPr>
        <w:t xml:space="preserve"> salinity</w:t>
      </w:r>
      <w:r w:rsidR="00FD69C4">
        <w:rPr>
          <w:color w:val="000000"/>
        </w:rPr>
        <w:t xml:space="preserve"> </w:t>
      </w:r>
      <w:r w:rsidRPr="003C76E9">
        <w:rPr>
          <w:color w:val="000000"/>
        </w:rPr>
        <w:t>conditions</w:t>
      </w:r>
      <w:r w:rsidR="00FD69C4">
        <w:rPr>
          <w:color w:val="000000"/>
        </w:rPr>
        <w:t xml:space="preserve"> </w:t>
      </w:r>
      <w:r w:rsidR="00D97638">
        <w:rPr>
          <w:color w:val="000000"/>
        </w:rPr>
        <w:fldChar w:fldCharType="begin">
          <w:fldData xml:space="preserve">PEVuZE5vdGU+PENpdGU+PEF1dGhvcj5XYWxsczwvQXV0aG9yPjxZZWFyPjIwMTc8L1llYXI+PFJl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==
</w:fldData>
        </w:fldChar>
      </w:r>
      <w:r w:rsidR="00D97638">
        <w:rPr>
          <w:color w:val="000000"/>
        </w:rPr>
        <w:instrText xml:space="preserve"> ADDIN EN.JS.CITE </w:instrText>
      </w:r>
      <w:r w:rsidR="00D97638">
        <w:rPr>
          <w:color w:val="000000"/>
        </w:rPr>
      </w:r>
      <w:r w:rsidR="00D97638">
        <w:rPr>
          <w:color w:val="000000"/>
        </w:rPr>
        <w:fldChar w:fldCharType="separate"/>
      </w:r>
      <w:r w:rsidR="009212AA">
        <w:rPr>
          <w:noProof/>
          <w:color w:val="000000"/>
        </w:rPr>
        <w:t>(Walls et al., 2017)</w:t>
      </w:r>
      <w:r w:rsidR="00D97638">
        <w:rPr>
          <w:color w:val="000000"/>
        </w:rPr>
        <w:fldChar w:fldCharType="end"/>
      </w:r>
      <w:r w:rsidR="00D97638">
        <w:rPr>
          <w:color w:val="000000"/>
        </w:rPr>
        <w:t xml:space="preserve">. </w:t>
      </w:r>
    </w:p>
    <w:p w14:paraId="6CEAD5AB" w14:textId="28716551" w:rsidR="00C95293" w:rsidRDefault="00D97638" w:rsidP="00FD21B5">
      <w:pPr>
        <w:spacing w:line="360" w:lineRule="auto"/>
        <w:jc w:val="both"/>
        <w:rPr>
          <w:color w:val="000000"/>
        </w:rPr>
      </w:pPr>
      <w:r>
        <w:rPr>
          <w:color w:val="000000"/>
        </w:rPr>
        <w:t xml:space="preserve">Str </w:t>
      </w:r>
    </w:p>
    <w:p w14:paraId="0F8AEF8B" w14:textId="499D1C7C" w:rsidR="009877E7" w:rsidRPr="009877E7" w:rsidRDefault="009877E7" w:rsidP="00FD21B5">
      <w:pPr>
        <w:spacing w:line="360" w:lineRule="auto"/>
        <w:jc w:val="both"/>
        <w:rPr>
          <w:ins w:id="32" w:author="Sofie Spatharis" w:date="2025-01-20T13:17:00Z" w16du:dateUtc="2025-01-20T13:17:10Z"/>
          <w:color w:val="000000"/>
        </w:rPr>
      </w:pPr>
      <w:r w:rsidRPr="009877E7">
        <w:rPr>
          <w:color w:val="000000"/>
        </w:rPr>
        <w:t xml:space="preserve">Therefore, monitoring of the zooplankton community alongside their surrounding environmental conditions is key for elucidating the critical drivers of both emergence and settlement of biofouling epibionts. </w:t>
      </w:r>
    </w:p>
    <w:p w14:paraId="39428100" w14:textId="77777777" w:rsidR="00EC4BAE" w:rsidRDefault="00EC4BAE" w:rsidP="00EC4BAE">
      <w:pPr>
        <w:spacing w:line="360" w:lineRule="auto"/>
        <w:jc w:val="both"/>
        <w:rPr>
          <w:color w:val="000000"/>
        </w:rPr>
      </w:pPr>
      <w:r w:rsidRPr="00804A8F">
        <w:rPr>
          <w:color w:val="000000"/>
        </w:rPr>
        <w:t xml:space="preserve">An improved understanding of the seasonal interactions between these factors will </w:t>
      </w:r>
      <w:r>
        <w:rPr>
          <w:color w:val="000000"/>
        </w:rPr>
        <w:t xml:space="preserve">enable </w:t>
      </w:r>
      <w:r w:rsidRPr="00804A8F">
        <w:rPr>
          <w:color w:val="000000"/>
        </w:rPr>
        <w:t>farmers</w:t>
      </w:r>
      <w:r>
        <w:rPr>
          <w:color w:val="000000"/>
        </w:rPr>
        <w:t xml:space="preserve"> to</w:t>
      </w:r>
      <w:r w:rsidRPr="00804A8F">
        <w:rPr>
          <w:color w:val="000000"/>
        </w:rPr>
        <w:t xml:space="preserve"> optimize cultivation and harvesting schedules, ultimately maximizing high-quality biomass production whil</w:t>
      </w:r>
      <w:r>
        <w:rPr>
          <w:color w:val="000000"/>
        </w:rPr>
        <w:t xml:space="preserve">st </w:t>
      </w:r>
      <w:r w:rsidRPr="00804A8F">
        <w:rPr>
          <w:color w:val="000000"/>
        </w:rPr>
        <w:t>minimizing fouling impacts.</w:t>
      </w:r>
      <w:r>
        <w:rPr>
          <w:color w:val="000000"/>
        </w:rPr>
        <w:t xml:space="preserve"> To achieve that, it is important to a) </w:t>
      </w:r>
      <w:r w:rsidRPr="00804A8F">
        <w:rPr>
          <w:color w:val="000000"/>
        </w:rPr>
        <w:t>identify the time window when biofouling epibionts are most likely to be prevalent in the water column and b) to assess whether, during that time window, conditions are optimal for the settlement of epibionts on the blades. Obtaining a thorough understand of these two key points will</w:t>
      </w:r>
      <w:r>
        <w:rPr>
          <w:color w:val="000000"/>
        </w:rPr>
        <w:t xml:space="preserve"> allow</w:t>
      </w:r>
      <w:r w:rsidRPr="00804A8F">
        <w:rPr>
          <w:color w:val="000000"/>
        </w:rPr>
        <w:t xml:space="preserve"> established farmers to </w:t>
      </w:r>
      <w:r>
        <w:rPr>
          <w:color w:val="000000"/>
        </w:rPr>
        <w:t>extend</w:t>
      </w:r>
      <w:r w:rsidRPr="00804A8F">
        <w:rPr>
          <w:color w:val="000000"/>
        </w:rPr>
        <w:t xml:space="preserve"> their growing season while minimising biofouling risks. This will establish a more stability in the supply and demand that will protect the interests of both seaweed sellers and buyers respectively, thus fostering a sustainable seaweed market. Moreover, combining this information into a biofouling risk index </w:t>
      </w:r>
      <w:r>
        <w:rPr>
          <w:color w:val="000000"/>
        </w:rPr>
        <w:t xml:space="preserve">will </w:t>
      </w:r>
      <w:r w:rsidRPr="00804A8F">
        <w:rPr>
          <w:color w:val="000000"/>
        </w:rPr>
        <w:t xml:space="preserve">inform strategic decisions for </w:t>
      </w:r>
      <w:r>
        <w:rPr>
          <w:color w:val="000000"/>
        </w:rPr>
        <w:t>future</w:t>
      </w:r>
      <w:r w:rsidRPr="00804A8F">
        <w:rPr>
          <w:color w:val="000000"/>
        </w:rPr>
        <w:t xml:space="preserve"> farm locations</w:t>
      </w:r>
      <w:r>
        <w:rPr>
          <w:color w:val="000000"/>
        </w:rPr>
        <w:t xml:space="preserve">. Developing such an approach requires comprehensive understanding of the dynamics of biofouling meroplankton taxa, their interaction with environmental conditions, and the actual observed outcomes of biofouling observed on the farmed seaweed. Finally, it requires development of a casual model that uses this system data to make robust predictions on biofouling risk that will inform stakeholders and regulatory bodies </w:t>
      </w:r>
      <w:r w:rsidRPr="00804A8F">
        <w:rPr>
          <w:color w:val="000000"/>
        </w:rPr>
        <w:t>during initial site planning phase</w:t>
      </w:r>
      <w:r>
        <w:rPr>
          <w:color w:val="000000"/>
        </w:rPr>
        <w:t>s at the level of business, local coastal authority or state.</w:t>
      </w:r>
    </w:p>
    <w:p w14:paraId="475BB989" w14:textId="77777777" w:rsidR="00EC4BAE" w:rsidRDefault="00EC4BAE" w:rsidP="00EC4BAE">
      <w:pPr>
        <w:spacing w:line="360" w:lineRule="auto"/>
        <w:jc w:val="both"/>
        <w:rPr>
          <w:color w:val="000000" w:themeColor="text1"/>
        </w:rPr>
      </w:pPr>
      <w:r w:rsidRPr="60690563">
        <w:rPr>
          <w:color w:val="000000" w:themeColor="text1"/>
        </w:rPr>
        <w:t xml:space="preserve">Longitudinal / Latitudinal / Broad Spatiality </w:t>
      </w:r>
    </w:p>
    <w:p w14:paraId="24E9A320" w14:textId="77777777" w:rsidR="00EC4BAE" w:rsidRDefault="00EC4BAE" w:rsidP="00EC4BAE">
      <w:pPr>
        <w:spacing w:line="360" w:lineRule="auto"/>
        <w:jc w:val="both"/>
        <w:rPr>
          <w:color w:val="000000" w:themeColor="text1"/>
        </w:rPr>
      </w:pPr>
      <w:r w:rsidRPr="60690563">
        <w:rPr>
          <w:color w:val="000000" w:themeColor="text1"/>
        </w:rPr>
        <w:lastRenderedPageBreak/>
        <w:t>Traditionally, studies on biofouling of natural and/or farmed seaweed have been carried out with a focus on a single geographical location either on a single sea</w:t>
      </w:r>
      <w:r>
        <w:rPr>
          <w:color w:val="000000" w:themeColor="text1"/>
        </w:rPr>
        <w:t>s</w:t>
      </w:r>
      <w:r w:rsidRPr="60690563">
        <w:rPr>
          <w:color w:val="000000" w:themeColor="text1"/>
        </w:rPr>
        <w:t xml:space="preserve">on or through a whole annual cycle (i.e. longitudinal studies). Single-site studies can provide beneficial calibration adjustments to enhance cultivation practices within established farms such as growing depth, line seeding position and substrate type </w:t>
      </w:r>
      <w:r w:rsidRPr="60690563">
        <w:rPr>
          <w:color w:val="000000" w:themeColor="text1"/>
        </w:rPr>
        <w:fldChar w:fldCharType="begin">
          <w:fldData xml:space="preserve">PEVuZE5vdGU+PENpdGU+PEF1dGhvcj5LaGFuPC9BdXRob3I+PFllYXI+MjAyNDwvWWVhcj48UmVj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=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Pr>
          <w:noProof/>
          <w:color w:val="000000" w:themeColor="text1"/>
        </w:rPr>
        <w:t>(Khan et al., 2024, Boderskov et al., 2021)</w:t>
      </w:r>
      <w:r w:rsidRPr="60690563">
        <w:rPr>
          <w:color w:val="000000" w:themeColor="text1"/>
        </w:rPr>
        <w:fldChar w:fldCharType="end"/>
      </w:r>
      <w:r w:rsidRPr="60690563">
        <w:rPr>
          <w:color w:val="000000" w:themeColor="text1"/>
        </w:rPr>
        <w:t>.However, the limited spatial and temporal exten</w:t>
      </w:r>
      <w:r>
        <w:rPr>
          <w:color w:val="000000" w:themeColor="text1"/>
        </w:rPr>
        <w:t>t</w:t>
      </w:r>
      <w:r w:rsidRPr="60690563">
        <w:rPr>
          <w:color w:val="000000" w:themeColor="text1"/>
        </w:rPr>
        <w:t xml:space="preserve"> of longitudinal studies means that any predictive models are lacking sufficient contrasts in environmental conditions, such as temperature and nutrient differences, as well as taxa types to meaningfully inform a predictive model. It is therefore imperative for coastal monitoring to be covering geographical scales that span a broad range of physicochemical conditions and represent various hydrodynamic regimes (high energy, sheltered, tidal currents etc). Second, it is also imperative to develop monitoring systems that are fast, cost-effective, sensitive and less subject to human error. </w:t>
      </w:r>
      <w:r>
        <w:rPr>
          <w:color w:val="000000" w:themeColor="text1"/>
        </w:rPr>
        <w:t xml:space="preserve">This dual approach covering both broad spatial coverage and long-term temporal data collection will be valuable for providing detailed, region-specific insights that can facilitate industry up-scaling, enhance sustainability and improve biomass yields though more effective management practices   </w:t>
      </w:r>
      <w:r w:rsidRPr="60690563">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Pr="60690563">
        <w:rPr>
          <w:color w:val="000000" w:themeColor="text1"/>
        </w:rPr>
        <w:instrText xml:space="preserve"> ADDIN EN.JS.CITE </w:instrText>
      </w:r>
      <w:r w:rsidRPr="60690563">
        <w:rPr>
          <w:color w:val="000000" w:themeColor="text1"/>
        </w:rPr>
      </w:r>
      <w:r w:rsidRPr="60690563">
        <w:rPr>
          <w:color w:val="000000" w:themeColor="text1"/>
        </w:rPr>
        <w:fldChar w:fldCharType="separate"/>
      </w:r>
      <w:r>
        <w:rPr>
          <w:noProof/>
          <w:color w:val="000000" w:themeColor="text1"/>
        </w:rPr>
        <w:t>(Forbord et al., 2020)</w:t>
      </w:r>
      <w:r w:rsidRPr="60690563">
        <w:rPr>
          <w:color w:val="000000" w:themeColor="text1"/>
        </w:rPr>
        <w:fldChar w:fldCharType="end"/>
      </w:r>
      <w:r w:rsidRPr="60690563">
        <w:rPr>
          <w:color w:val="000000" w:themeColor="text1"/>
        </w:rPr>
        <w:t>.</w:t>
      </w:r>
    </w:p>
    <w:p w14:paraId="65E42777" w14:textId="1BA1BF38" w:rsidR="00817AE6" w:rsidRDefault="00817AE6" w:rsidP="00FD21B5">
      <w:pPr>
        <w:spacing w:line="360" w:lineRule="auto"/>
        <w:jc w:val="both"/>
        <w:rPr>
          <w:color w:val="000000" w:themeColor="text1"/>
        </w:rPr>
      </w:pPr>
    </w:p>
    <w:p w14:paraId="36078D60" w14:textId="40743ADA" w:rsidR="00817AE6" w:rsidRDefault="4439521F" w:rsidP="00FD21B5">
      <w:pPr>
        <w:spacing w:line="360" w:lineRule="auto"/>
        <w:jc w:val="both"/>
        <w:rPr>
          <w:color w:val="000000"/>
        </w:rPr>
      </w:pPr>
      <w:r w:rsidRPr="60690563">
        <w:rPr>
          <w:color w:val="000000" w:themeColor="text1"/>
        </w:rPr>
        <w:t>Environmental   DNA (</w:t>
      </w:r>
      <w:r w:rsidR="00817AE6" w:rsidRPr="60690563">
        <w:rPr>
          <w:color w:val="000000" w:themeColor="text1"/>
        </w:rPr>
        <w:t>eDNA</w:t>
      </w:r>
      <w:r w:rsidR="61DD04F5" w:rsidRPr="60690563">
        <w:rPr>
          <w:color w:val="000000" w:themeColor="text1"/>
        </w:rPr>
        <w:t>)</w:t>
      </w:r>
      <w:r w:rsidR="00817AE6" w:rsidRPr="60690563">
        <w:rPr>
          <w:color w:val="000000" w:themeColor="text1"/>
        </w:rPr>
        <w:t xml:space="preserve"> </w:t>
      </w:r>
    </w:p>
    <w:p w14:paraId="4552646C" w14:textId="1F820582" w:rsidR="005C5DFA" w:rsidRDefault="60690563" w:rsidP="00FD21B5">
      <w:pPr>
        <w:spacing w:line="360" w:lineRule="auto"/>
        <w:jc w:val="both"/>
        <w:rPr>
          <w:color w:val="000000"/>
        </w:rPr>
      </w:pPr>
      <w:r w:rsidRPr="60690563">
        <w:rPr>
          <w:color w:val="000000" w:themeColor="text1"/>
        </w:rPr>
        <w:t xml:space="preserve">The use of rapidly advancing molecular techniques for identifying biofouling species from environmental samples has shown promise over traditional visual surveys, offering notable advantages in efficiency, sensitivity, and cost-effectiveness </w:t>
      </w:r>
      <w:r w:rsidR="00DD6E52" w:rsidRPr="60690563">
        <w:rPr>
          <w:color w:val="000000" w:themeColor="text1"/>
        </w:rPr>
        <w:fldChar w:fldCharType="begin">
          <w:fldData xml:space="preserve">PEVuZE5vdGU+PENpdGU+PEF1dGhvcj5CYWU8L0F1dGhvcj48WWVhcj4yMDIzPC9ZZWFyPjxSZWNO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</w:fldData>
        </w:fldChar>
      </w:r>
      <w:r w:rsidR="00DD6E52" w:rsidRPr="60690563">
        <w:rPr>
          <w:color w:val="000000" w:themeColor="text1"/>
        </w:rPr>
        <w:instrText xml:space="preserve"> ADDIN EN.JS.CITE </w:instrText>
      </w:r>
      <w:r w:rsidR="00DD6E52" w:rsidRPr="60690563">
        <w:rPr>
          <w:color w:val="000000" w:themeColor="text1"/>
        </w:rPr>
      </w:r>
      <w:r w:rsidR="00DD6E52" w:rsidRPr="60690563">
        <w:rPr>
          <w:color w:val="000000" w:themeColor="text1"/>
        </w:rPr>
        <w:fldChar w:fldCharType="separate"/>
      </w:r>
      <w:r w:rsidR="009212AA">
        <w:rPr>
          <w:noProof/>
          <w:color w:val="000000" w:themeColor="text1"/>
        </w:rPr>
        <w:t>(Bae et al., 2023, Zaiko et al., 2016, Ammon et al., 2018)</w:t>
      </w:r>
      <w:r w:rsidR="00DD6E52" w:rsidRPr="60690563">
        <w:rPr>
          <w:color w:val="000000" w:themeColor="text1"/>
        </w:rPr>
        <w:fldChar w:fldCharType="end"/>
      </w:r>
      <w:r w:rsidRPr="60690563">
        <w:rPr>
          <w:color w:val="000000" w:themeColor="text1"/>
        </w:rPr>
        <w:t>.</w:t>
      </w:r>
      <w:r w:rsidR="15278E05" w:rsidRPr="60690563">
        <w:rPr>
          <w:color w:val="000000" w:themeColor="text1"/>
        </w:rPr>
        <w:t xml:space="preserve"> </w:t>
      </w:r>
      <w:r w:rsidRPr="00DD6E52">
        <w:rPr>
          <w:color w:val="000000"/>
        </w:rPr>
        <w:t xml:space="preserve">eDNA </w:t>
      </w:r>
      <w:r>
        <w:rPr>
          <w:color w:val="000000"/>
        </w:rPr>
        <w:t>analys</w:t>
      </w:r>
      <w:r w:rsidR="66E6B5D6">
        <w:rPr>
          <w:color w:val="000000"/>
        </w:rPr>
        <w:t>i</w:t>
      </w:r>
      <w:r>
        <w:rPr>
          <w:color w:val="000000"/>
        </w:rPr>
        <w:t>s offer</w:t>
      </w:r>
      <w:r w:rsidR="3C33A44B">
        <w:rPr>
          <w:color w:val="000000"/>
        </w:rPr>
        <w:t>s</w:t>
      </w:r>
      <w:r w:rsidRPr="00DD6E52">
        <w:rPr>
          <w:color w:val="000000"/>
        </w:rPr>
        <w:t xml:space="preserve"> a powerful</w:t>
      </w:r>
      <w:r>
        <w:rPr>
          <w:color w:val="000000"/>
        </w:rPr>
        <w:t xml:space="preserve"> non-invasive</w:t>
      </w:r>
      <w:r w:rsidRPr="00DD6E52">
        <w:rPr>
          <w:color w:val="000000"/>
        </w:rPr>
        <w:t xml:space="preserve"> </w:t>
      </w:r>
      <w:r>
        <w:rPr>
          <w:color w:val="000000"/>
        </w:rPr>
        <w:t>method</w:t>
      </w:r>
      <w:r w:rsidRPr="00DD6E52">
        <w:rPr>
          <w:color w:val="000000"/>
        </w:rPr>
        <w:t xml:space="preserve"> that sequences specific genetic barcode regions from DNA extracted from diverse environmental samples, including water, sediment, and air</w:t>
      </w:r>
      <w:r>
        <w:rPr>
          <w:color w:val="000000"/>
        </w:rPr>
        <w:t xml:space="preserve"> </w:t>
      </w:r>
      <w:r w:rsidR="00707BBF">
        <w:rPr>
          <w:color w:val="000000"/>
        </w:rPr>
        <w:fldChar w:fldCharType="begin">
          <w:fldData xml:space="preserve">PEVuZE5vdGU+PENpdGU+PEF1dGhvcj5EanVyaHV1czwvQXV0aG9yPjxZZWFyPjIwMTg8L1llYXI+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</w:fldData>
        </w:fldChar>
      </w:r>
      <w:r w:rsidR="00707BBF">
        <w:rPr>
          <w:color w:val="000000"/>
        </w:rPr>
        <w:instrText xml:space="preserve"> ADDIN EN.JS.CITE </w:instrText>
      </w:r>
      <w:r w:rsidR="00707BBF">
        <w:rPr>
          <w:color w:val="000000"/>
        </w:rPr>
      </w:r>
      <w:r w:rsidR="00707BBF">
        <w:rPr>
          <w:color w:val="000000"/>
        </w:rPr>
        <w:fldChar w:fldCharType="separate"/>
      </w:r>
      <w:r w:rsidR="009212AA">
        <w:rPr>
          <w:noProof/>
          <w:color w:val="000000"/>
        </w:rPr>
        <w:t>(Djurhuus et al., 2018)</w:t>
      </w:r>
      <w:r w:rsidR="00707BBF">
        <w:rPr>
          <w:color w:val="000000"/>
        </w:rPr>
        <w:fldChar w:fldCharType="end"/>
      </w:r>
      <w:r>
        <w:rPr>
          <w:color w:val="000000"/>
        </w:rPr>
        <w:t xml:space="preserve">. Molecular detection of eDNA is achieved through two means, the first is through metabarcoding which </w:t>
      </w:r>
      <w:r w:rsidRPr="0005456E">
        <w:rPr>
          <w:color w:val="000000"/>
        </w:rPr>
        <w:t xml:space="preserve">combines gene </w:t>
      </w:r>
      <w:r w:rsidRPr="000836E3">
        <w:rPr>
          <w:color w:val="000000"/>
        </w:rPr>
        <w:t xml:space="preserve">barcoding with high-throughput (HT) sequencing and has proven useful in community-wide biodiversity assessments particularly with presence/absence data of rare and cryptic eukaryotic groups </w:t>
      </w:r>
      <w:r w:rsidR="0005456E" w:rsidRPr="000836E3">
        <w:rPr>
          <w:color w:val="000000"/>
        </w:rPr>
        <w:fldChar w:fldCharType="begin">
          <w:fldData xml:space="preserve">PEVuZE5vdGU+PENpdGU+PEF1dGhvcj5aYWlrbzwvQXV0aG9yPjxZZWFyPjIwMTY8L1llYXI+PFJl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==
</w:fldData>
        </w:fldChar>
      </w:r>
      <w:r w:rsidR="0005456E" w:rsidRPr="000836E3">
        <w:rPr>
          <w:color w:val="000000"/>
        </w:rPr>
        <w:instrText xml:space="preserve"> ADDIN EN.JS.CITE </w:instrText>
      </w:r>
      <w:r w:rsidR="0005456E" w:rsidRPr="000836E3">
        <w:rPr>
          <w:color w:val="000000"/>
        </w:rPr>
      </w:r>
      <w:r w:rsidR="0005456E" w:rsidRPr="000836E3">
        <w:rPr>
          <w:color w:val="000000"/>
        </w:rPr>
        <w:fldChar w:fldCharType="separate"/>
      </w:r>
      <w:r w:rsidR="009212AA">
        <w:rPr>
          <w:noProof/>
          <w:color w:val="000000"/>
        </w:rPr>
        <w:t>(Zaiko et al., 2016, Senapati et al., 2018, MacAulay et al., 2022)</w:t>
      </w:r>
      <w:r w:rsidR="0005456E" w:rsidRPr="000836E3">
        <w:rPr>
          <w:color w:val="000000"/>
        </w:rPr>
        <w:fldChar w:fldCharType="end"/>
      </w:r>
      <w:r w:rsidRPr="000836E3">
        <w:rPr>
          <w:color w:val="000000"/>
        </w:rPr>
        <w:t>. The second method utilises real-time quantitative PCR (qPCR) or digital drop PCR (</w:t>
      </w:r>
      <w:proofErr w:type="spellStart"/>
      <w:r w:rsidRPr="000836E3">
        <w:rPr>
          <w:color w:val="000000"/>
        </w:rPr>
        <w:t>ddPCR</w:t>
      </w:r>
      <w:proofErr w:type="spellEnd"/>
      <w:r w:rsidRPr="000836E3">
        <w:rPr>
          <w:color w:val="000000"/>
        </w:rPr>
        <w:t xml:space="preserve">) for specific targeting of single-species and are generally considered to have better sensitivity and improved quantitative power over metabarcoding </w:t>
      </w:r>
      <w:r w:rsidR="001D056E" w:rsidRPr="000836E3">
        <w:rPr>
          <w:color w:val="000000"/>
        </w:rPr>
        <w:fldChar w:fldCharType="begin">
          <w:fldData xml:space="preserve">PEVuZE5vdGU+PENpdGU+PEF1dGhvcj5MZUJsYW5jPC9BdXRob3I+PFllYXI+MjAyMDwvWWVhcj48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</w:fldData>
        </w:fldChar>
      </w:r>
      <w:r w:rsidR="001D056E" w:rsidRPr="000836E3">
        <w:rPr>
          <w:color w:val="000000"/>
        </w:rPr>
        <w:instrText xml:space="preserve"> ADDIN EN.JS.CITE </w:instrText>
      </w:r>
      <w:r w:rsidR="001D056E" w:rsidRPr="000836E3">
        <w:rPr>
          <w:color w:val="000000"/>
        </w:rPr>
      </w:r>
      <w:r w:rsidR="001D056E" w:rsidRPr="000836E3">
        <w:rPr>
          <w:color w:val="000000"/>
        </w:rPr>
        <w:fldChar w:fldCharType="separate"/>
      </w:r>
      <w:r w:rsidR="009212AA">
        <w:rPr>
          <w:noProof/>
          <w:color w:val="000000"/>
        </w:rPr>
        <w:t>(LeBlanc et al., 2020)</w:t>
      </w:r>
      <w:r w:rsidR="001D056E" w:rsidRPr="000836E3">
        <w:rPr>
          <w:color w:val="000000"/>
        </w:rPr>
        <w:fldChar w:fldCharType="end"/>
      </w:r>
      <w:r w:rsidRPr="000836E3">
        <w:rPr>
          <w:color w:val="000000"/>
        </w:rPr>
        <w:t>. Utilisation of either metabarcoding or species-specific PCR techniques within a broad spatial monitoring framework throughout multiple seasons has significant potential in elucidating the key environmental drivers</w:t>
      </w:r>
      <w:r>
        <w:rPr>
          <w:color w:val="000000"/>
        </w:rPr>
        <w:t xml:space="preserve"> of biofouling species dynamics. Successful identification of the conditional changes that precede peaks in epibiont larval </w:t>
      </w:r>
      <w:r>
        <w:rPr>
          <w:color w:val="000000"/>
        </w:rPr>
        <w:lastRenderedPageBreak/>
        <w:t>dispersal, coupled with continuous monitoring of these factors, could provide farmers with an early warning system for predicting the likelihood of settlement events. This proactive approach could allow for extension of the growing period to extend a new maximum, eliminating premature harvesting and ultimately enhance the farmers’ yield.</w:t>
      </w:r>
    </w:p>
    <w:p w14:paraId="2980DCDF" w14:textId="57C5692B" w:rsidR="00FD21B5" w:rsidRDefault="00783A14" w:rsidP="00FD21B5">
      <w:pPr>
        <w:spacing w:line="360" w:lineRule="auto"/>
        <w:jc w:val="both"/>
        <w:rPr>
          <w:color w:val="000000"/>
        </w:rPr>
      </w:pPr>
      <w:r>
        <w:rPr>
          <w:color w:val="000000"/>
        </w:rPr>
        <w:t xml:space="preserve">The </w:t>
      </w:r>
      <w:r w:rsidR="000A3A3E">
        <w:rPr>
          <w:color w:val="000000"/>
        </w:rPr>
        <w:t>identif</w:t>
      </w:r>
      <w:r w:rsidR="00F529DA">
        <w:rPr>
          <w:color w:val="000000"/>
        </w:rPr>
        <w:t>ication of</w:t>
      </w:r>
      <w:r w:rsidR="000A3A3E">
        <w:rPr>
          <w:color w:val="000000"/>
        </w:rPr>
        <w:t xml:space="preserve"> specific species from </w:t>
      </w:r>
      <w:r>
        <w:rPr>
          <w:color w:val="000000"/>
        </w:rPr>
        <w:t xml:space="preserve">collected </w:t>
      </w:r>
      <w:r w:rsidR="000A3A3E">
        <w:rPr>
          <w:color w:val="000000"/>
        </w:rPr>
        <w:t xml:space="preserve">eDNA </w:t>
      </w:r>
      <w:r w:rsidR="1DAB568A">
        <w:rPr>
          <w:color w:val="000000"/>
        </w:rPr>
        <w:t>involves</w:t>
      </w:r>
      <w:r>
        <w:rPr>
          <w:color w:val="000000"/>
        </w:rPr>
        <w:t xml:space="preserve"> </w:t>
      </w:r>
      <w:r w:rsidR="00EC4D89">
        <w:rPr>
          <w:color w:val="000000"/>
        </w:rPr>
        <w:t>two main approaches:</w:t>
      </w:r>
      <w:r w:rsidR="004A6C88">
        <w:rPr>
          <w:color w:val="000000"/>
        </w:rPr>
        <w:t xml:space="preserve"> 1)</w:t>
      </w:r>
      <w:r w:rsidR="00EC4D89">
        <w:rPr>
          <w:color w:val="000000"/>
        </w:rPr>
        <w:t xml:space="preserve"> marker discovery through </w:t>
      </w:r>
      <w:r w:rsidR="00A427C3">
        <w:rPr>
          <w:color w:val="000000"/>
        </w:rPr>
        <w:t xml:space="preserve">untargeted </w:t>
      </w:r>
      <w:r w:rsidR="004A6C88">
        <w:rPr>
          <w:color w:val="000000"/>
        </w:rPr>
        <w:t xml:space="preserve">metagenomics or metabarcoding </w:t>
      </w:r>
      <w:r w:rsidR="00BF4E1F">
        <w:rPr>
          <w:color w:val="000000"/>
        </w:rPr>
        <w:t>multispecies)</w:t>
      </w:r>
      <w:r w:rsidR="00EC4D89">
        <w:rPr>
          <w:color w:val="000000"/>
        </w:rPr>
        <w:t xml:space="preserve"> </w:t>
      </w:r>
      <w:r>
        <w:rPr>
          <w:color w:val="000000"/>
        </w:rPr>
        <w:t xml:space="preserve">and </w:t>
      </w:r>
      <w:r w:rsidR="004A6C88">
        <w:rPr>
          <w:color w:val="000000"/>
        </w:rPr>
        <w:t xml:space="preserve">2) </w:t>
      </w:r>
      <w:r w:rsidR="00F529DA">
        <w:rPr>
          <w:color w:val="000000"/>
        </w:rPr>
        <w:t>targeted</w:t>
      </w:r>
      <w:r>
        <w:rPr>
          <w:color w:val="000000"/>
        </w:rPr>
        <w:t xml:space="preserve"> sequencing using tailored primers</w:t>
      </w:r>
      <w:r w:rsidR="00BF4E1F">
        <w:rPr>
          <w:color w:val="000000"/>
        </w:rPr>
        <w:t xml:space="preserve"> (species-specific) </w:t>
      </w:r>
      <w:r w:rsidR="00BF4E1F">
        <w:rPr>
          <w:color w:val="000000"/>
        </w:rPr>
        <w:fldChar w:fldCharType="begin">
          <w:fldData xml:space="preserve">PEVuZE5vdGU+PENpdGU+PEF1dGhvcj5HYXJsYXBhdGk8L0F1dGhvcj48WWVhcj4yMDE5PC9ZZWFy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==
</w:fldData>
        </w:fldChar>
      </w:r>
      <w:r w:rsidR="00BF4E1F">
        <w:rPr>
          <w:color w:val="000000"/>
        </w:rPr>
        <w:instrText xml:space="preserve"> ADDIN EN.JS.CITE </w:instrText>
      </w:r>
      <w:r w:rsidR="00BF4E1F">
        <w:rPr>
          <w:color w:val="000000"/>
        </w:rPr>
      </w:r>
      <w:r w:rsidR="00BF4E1F">
        <w:rPr>
          <w:color w:val="000000"/>
        </w:rPr>
        <w:fldChar w:fldCharType="separate"/>
      </w:r>
      <w:r w:rsidR="009212AA">
        <w:rPr>
          <w:noProof/>
          <w:color w:val="000000"/>
        </w:rPr>
        <w:t>(Garlapati et al., 2019, Kim et al., 2021)</w:t>
      </w:r>
      <w:r w:rsidR="00BF4E1F">
        <w:rPr>
          <w:color w:val="000000"/>
        </w:rPr>
        <w:fldChar w:fldCharType="end"/>
      </w:r>
      <w:r>
        <w:rPr>
          <w:color w:val="000000"/>
        </w:rPr>
        <w:t>.</w:t>
      </w:r>
      <w:r w:rsidR="00D93957">
        <w:rPr>
          <w:color w:val="000000"/>
        </w:rPr>
        <w:t xml:space="preserve">  Metagenomic</w:t>
      </w:r>
      <w:r w:rsidR="00143DEF">
        <w:rPr>
          <w:color w:val="000000"/>
        </w:rPr>
        <w:t>s</w:t>
      </w:r>
      <w:r w:rsidR="00D93957">
        <w:rPr>
          <w:color w:val="000000"/>
        </w:rPr>
        <w:t xml:space="preserve"> involve</w:t>
      </w:r>
      <w:r w:rsidR="00143DEF">
        <w:rPr>
          <w:color w:val="000000"/>
        </w:rPr>
        <w:t>s</w:t>
      </w:r>
      <w:r w:rsidR="00D93957">
        <w:rPr>
          <w:color w:val="000000"/>
        </w:rPr>
        <w:t xml:space="preserve"> sequencing all genetic material within an environmental sample</w:t>
      </w:r>
      <w:r w:rsidR="00143DEF">
        <w:rPr>
          <w:color w:val="000000"/>
        </w:rPr>
        <w:t xml:space="preserve"> </w:t>
      </w:r>
      <w:r w:rsidR="009D71C6">
        <w:rPr>
          <w:color w:val="000000"/>
        </w:rPr>
        <w:t xml:space="preserve">to generate </w:t>
      </w:r>
      <w:r w:rsidR="00D93957">
        <w:rPr>
          <w:color w:val="000000"/>
        </w:rPr>
        <w:t>a reconstructed whole genome</w:t>
      </w:r>
      <w:r w:rsidR="009D71C6">
        <w:rPr>
          <w:color w:val="000000"/>
        </w:rPr>
        <w:t xml:space="preserve"> and comprehensive view of the community</w:t>
      </w:r>
      <w:r w:rsidR="00D93957">
        <w:rPr>
          <w:color w:val="000000"/>
        </w:rPr>
        <w:t xml:space="preserve">, although this </w:t>
      </w:r>
      <w:r w:rsidR="00143DEF">
        <w:rPr>
          <w:color w:val="000000"/>
        </w:rPr>
        <w:t xml:space="preserve">is </w:t>
      </w:r>
      <w:r w:rsidR="00D93957">
        <w:rPr>
          <w:color w:val="000000"/>
        </w:rPr>
        <w:t>dependent on the size of genome and the sequencing depth</w:t>
      </w:r>
      <w:r w:rsidR="009D71C6">
        <w:rPr>
          <w:color w:val="000000"/>
        </w:rPr>
        <w:t xml:space="preserve"> </w:t>
      </w:r>
      <w:r w:rsidR="009D71C6">
        <w:rPr>
          <w:color w:val="000000"/>
        </w:rPr>
        <w:fldChar w:fldCharType="begin">
          <w:fldData xml:space="preserve">PEVuZE5vdGU+PENpdGU+PEF1dGhvcj5TZXR1YmFsPC9BdXRob3I+PFllYXI+MjAyMTwvWWVhcj48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=
</w:fldData>
        </w:fldChar>
      </w:r>
      <w:r w:rsidR="009D71C6">
        <w:rPr>
          <w:color w:val="000000"/>
        </w:rPr>
        <w:instrText xml:space="preserve"> ADDIN EN.JS.CITE </w:instrText>
      </w:r>
      <w:r w:rsidR="009D71C6">
        <w:rPr>
          <w:color w:val="000000"/>
        </w:rPr>
      </w:r>
      <w:r w:rsidR="009D71C6">
        <w:rPr>
          <w:color w:val="000000"/>
        </w:rPr>
        <w:fldChar w:fldCharType="separate"/>
      </w:r>
      <w:r w:rsidR="009D71C6">
        <w:rPr>
          <w:noProof/>
          <w:color w:val="000000"/>
        </w:rPr>
        <w:t>(Setubal, 2021)</w:t>
      </w:r>
      <w:r w:rsidR="009D71C6">
        <w:rPr>
          <w:color w:val="000000"/>
        </w:rPr>
        <w:fldChar w:fldCharType="end"/>
      </w:r>
      <w:r w:rsidR="00D93957">
        <w:t xml:space="preserve">. </w:t>
      </w:r>
      <w:r w:rsidR="00143DEF">
        <w:t>In contrast,</w:t>
      </w:r>
      <w:r w:rsidR="00143DEF">
        <w:rPr>
          <w:color w:val="000000"/>
        </w:rPr>
        <w:t xml:space="preserve"> </w:t>
      </w:r>
      <w:r w:rsidR="009D71C6">
        <w:rPr>
          <w:color w:val="000000"/>
        </w:rPr>
        <w:t>metabarcoding targets</w:t>
      </w:r>
      <w:r w:rsidR="00143DEF">
        <w:rPr>
          <w:color w:val="000000"/>
        </w:rPr>
        <w:t xml:space="preserve"> only a single genetic locus</w:t>
      </w:r>
      <w:r w:rsidR="009D71C6">
        <w:rPr>
          <w:color w:val="000000"/>
        </w:rPr>
        <w:t xml:space="preserve">, a </w:t>
      </w:r>
      <w:r w:rsidR="00143DEF">
        <w:rPr>
          <w:color w:val="000000"/>
        </w:rPr>
        <w:t xml:space="preserve">process </w:t>
      </w:r>
      <w:r w:rsidR="009D71C6">
        <w:rPr>
          <w:color w:val="000000"/>
        </w:rPr>
        <w:t xml:space="preserve">that is </w:t>
      </w:r>
      <w:r w:rsidR="00143DEF">
        <w:rPr>
          <w:color w:val="000000"/>
        </w:rPr>
        <w:t xml:space="preserve">considerably less expensive than metagenomics but generates </w:t>
      </w:r>
      <w:r w:rsidR="009D71C6">
        <w:rPr>
          <w:color w:val="000000"/>
        </w:rPr>
        <w:t xml:space="preserve">far </w:t>
      </w:r>
      <w:r w:rsidR="00143DEF">
        <w:rPr>
          <w:color w:val="000000"/>
        </w:rPr>
        <w:t xml:space="preserve">less detailed </w:t>
      </w:r>
      <w:r w:rsidR="009D71C6">
        <w:rPr>
          <w:color w:val="000000"/>
        </w:rPr>
        <w:t>community information</w:t>
      </w:r>
      <w:r w:rsidR="00FD21B5">
        <w:rPr>
          <w:color w:val="000000"/>
        </w:rPr>
        <w:t xml:space="preserve"> </w:t>
      </w:r>
      <w:r w:rsidR="00FD21B5">
        <w:rPr>
          <w:color w:val="000000"/>
        </w:rPr>
        <w:fldChar w:fldCharType="begin">
          <w:fldData xml:space="preserve">PEVuZE5vdGU+PENpdGU+PEF1dGhvcj5HYXJsYXBhdGk8L0F1dGhvcj48WWVhcj4yMDE5PC9ZZWFy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</w:fldData>
        </w:fldChar>
      </w:r>
      <w:r w:rsidR="00FD21B5">
        <w:rPr>
          <w:color w:val="000000"/>
        </w:rPr>
        <w:instrText xml:space="preserve"> ADDIN EN.JS.CITE </w:instrText>
      </w:r>
      <w:r w:rsidR="00FD21B5">
        <w:rPr>
          <w:color w:val="000000"/>
        </w:rPr>
      </w:r>
      <w:r w:rsidR="00FD21B5">
        <w:rPr>
          <w:color w:val="000000"/>
        </w:rPr>
        <w:fldChar w:fldCharType="separate"/>
      </w:r>
      <w:r w:rsidR="00FD21B5">
        <w:rPr>
          <w:noProof/>
          <w:color w:val="000000"/>
        </w:rPr>
        <w:t>(Garlapati et al., 2019)</w:t>
      </w:r>
      <w:r w:rsidR="00FD21B5">
        <w:rPr>
          <w:color w:val="000000"/>
        </w:rPr>
        <w:fldChar w:fldCharType="end"/>
      </w:r>
      <w:r w:rsidR="00143DEF">
        <w:rPr>
          <w:color w:val="000000"/>
        </w:rPr>
        <w:t>.</w:t>
      </w:r>
      <w:r w:rsidR="00633F7C">
        <w:rPr>
          <w:color w:val="000000"/>
        </w:rPr>
        <w:t xml:space="preserve"> Within this study, whole genome sequencing (WGS) of individual organisms will be utilised to identify high copy number regions within their respective genomes</w:t>
      </w:r>
      <w:r w:rsidR="00122F1F">
        <w:rPr>
          <w:color w:val="000000"/>
        </w:rPr>
        <w:t xml:space="preserve"> </w:t>
      </w:r>
      <w:r w:rsidR="00122F1F">
        <w:rPr>
          <w:color w:val="000000"/>
        </w:rPr>
        <w:fldChar w:fldCharType="begin">
          <w:fldData xml:space="preserve">PEVuZE5vdGU+PENpdGU+PEF1dGhvcj5Eb3JhbnQ8L0F1dGhvcj48WWVhcj4yMDIwPC9ZZWFyPjxS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</w:fldData>
        </w:fldChar>
      </w:r>
      <w:r w:rsidR="00122F1F">
        <w:rPr>
          <w:color w:val="000000"/>
        </w:rPr>
        <w:instrText xml:space="preserve"> ADDIN EN.JS.CITE </w:instrText>
      </w:r>
      <w:r w:rsidR="00122F1F">
        <w:rPr>
          <w:color w:val="000000"/>
        </w:rPr>
      </w:r>
      <w:r w:rsidR="00122F1F">
        <w:rPr>
          <w:color w:val="000000"/>
        </w:rPr>
        <w:fldChar w:fldCharType="separate"/>
      </w:r>
      <w:r w:rsidR="00122F1F">
        <w:rPr>
          <w:noProof/>
          <w:color w:val="000000"/>
        </w:rPr>
        <w:t>(Dorant et al., 2020)</w:t>
      </w:r>
      <w:r w:rsidR="00122F1F">
        <w:rPr>
          <w:color w:val="000000"/>
        </w:rPr>
        <w:fldChar w:fldCharType="end"/>
      </w:r>
      <w:r w:rsidR="00633F7C">
        <w:rPr>
          <w:color w:val="000000"/>
        </w:rPr>
        <w:t xml:space="preserve">. </w:t>
      </w:r>
      <w:r w:rsidR="00D90369">
        <w:rPr>
          <w:color w:val="000000"/>
        </w:rPr>
        <w:t xml:space="preserve"> Focusing on these high copy number regions can enhance sensitivity of later processing stages because marker regions are present in multiple copies within the genome. Designed primers that amplify these regions have improved specificity from the greater resolution of genomic information provided thus reducing </w:t>
      </w:r>
      <w:r w:rsidR="00594ABF">
        <w:rPr>
          <w:color w:val="000000"/>
        </w:rPr>
        <w:t xml:space="preserve">cross-reactivity with </w:t>
      </w:r>
      <w:r w:rsidR="00D90369">
        <w:rPr>
          <w:color w:val="000000"/>
        </w:rPr>
        <w:t>non-target species.</w:t>
      </w:r>
      <w:r w:rsidR="00594ABF">
        <w:rPr>
          <w:color w:val="000000"/>
        </w:rPr>
        <w:t xml:space="preserve"> </w:t>
      </w:r>
      <w:r w:rsidR="00633F7C">
        <w:rPr>
          <w:color w:val="000000"/>
        </w:rPr>
        <w:t xml:space="preserve">Isolating </w:t>
      </w:r>
      <w:r w:rsidR="00594ABF">
        <w:rPr>
          <w:color w:val="000000"/>
        </w:rPr>
        <w:t>and amplifying these</w:t>
      </w:r>
      <w:r w:rsidR="00767DC8">
        <w:rPr>
          <w:color w:val="000000"/>
        </w:rPr>
        <w:t xml:space="preserve"> marker</w:t>
      </w:r>
      <w:r w:rsidR="00633F7C">
        <w:rPr>
          <w:color w:val="000000"/>
        </w:rPr>
        <w:t xml:space="preserve"> regions </w:t>
      </w:r>
      <w:r w:rsidR="00594ABF">
        <w:rPr>
          <w:color w:val="000000"/>
        </w:rPr>
        <w:t>is the foundation for</w:t>
      </w:r>
      <w:r w:rsidR="00633F7C">
        <w:rPr>
          <w:color w:val="000000"/>
        </w:rPr>
        <w:t xml:space="preserve"> develo</w:t>
      </w:r>
      <w:r w:rsidR="00594ABF">
        <w:rPr>
          <w:color w:val="000000"/>
        </w:rPr>
        <w:t>ping</w:t>
      </w:r>
      <w:r w:rsidR="00633F7C">
        <w:rPr>
          <w:color w:val="000000"/>
        </w:rPr>
        <w:t xml:space="preserve"> of </w:t>
      </w:r>
      <w:r w:rsidR="00594ABF">
        <w:rPr>
          <w:color w:val="000000"/>
        </w:rPr>
        <w:t xml:space="preserve">highly </w:t>
      </w:r>
      <w:r w:rsidR="00633F7C">
        <w:rPr>
          <w:color w:val="000000"/>
        </w:rPr>
        <w:t xml:space="preserve">sensitive diagnostic assays, namely qPCR and </w:t>
      </w:r>
      <w:proofErr w:type="spellStart"/>
      <w:r w:rsidR="00633F7C">
        <w:rPr>
          <w:color w:val="000000"/>
        </w:rPr>
        <w:t>ddPCR</w:t>
      </w:r>
      <w:proofErr w:type="spellEnd"/>
      <w:r w:rsidR="00767DC8">
        <w:rPr>
          <w:color w:val="000000"/>
        </w:rPr>
        <w:t>. Collectively, this</w:t>
      </w:r>
      <w:r w:rsidR="00594ABF">
        <w:rPr>
          <w:color w:val="000000"/>
        </w:rPr>
        <w:t xml:space="preserve"> comprehensive approach</w:t>
      </w:r>
      <w:r w:rsidR="00767DC8">
        <w:rPr>
          <w:color w:val="000000"/>
        </w:rPr>
        <w:t xml:space="preserve"> will </w:t>
      </w:r>
      <w:r w:rsidR="00594ABF">
        <w:rPr>
          <w:color w:val="000000"/>
        </w:rPr>
        <w:t>enable</w:t>
      </w:r>
      <w:r w:rsidR="00767DC8">
        <w:rPr>
          <w:color w:val="000000"/>
        </w:rPr>
        <w:t xml:space="preserve"> deployment</w:t>
      </w:r>
      <w:r w:rsidR="00E05F60">
        <w:rPr>
          <w:color w:val="000000"/>
        </w:rPr>
        <w:t xml:space="preserve"> of</w:t>
      </w:r>
      <w:r w:rsidR="00122F1F">
        <w:rPr>
          <w:color w:val="000000"/>
        </w:rPr>
        <w:t xml:space="preserve"> a r</w:t>
      </w:r>
      <w:r w:rsidR="00FD21B5">
        <w:rPr>
          <w:color w:val="000000"/>
        </w:rPr>
        <w:t>obust detection framework for monitoring</w:t>
      </w:r>
      <w:r w:rsidR="00E05F60">
        <w:rPr>
          <w:color w:val="000000"/>
        </w:rPr>
        <w:t xml:space="preserve"> aquatic species</w:t>
      </w:r>
      <w:r w:rsidR="00767DC8">
        <w:rPr>
          <w:color w:val="000000"/>
        </w:rPr>
        <w:t xml:space="preserve">  </w:t>
      </w:r>
      <w:r w:rsidR="00E05F60">
        <w:rPr>
          <w:color w:val="000000"/>
        </w:rPr>
        <w:fldChar w:fldCharType="begin">
          <w:fldData xml:space="preserve">PEVuZE5vdGU+PENpdGU+PEF1dGhvcj5VdGhpY2tlPC9BdXRob3I+PFllYXI+MjAxODwvWWVhcj48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</w:fldData>
        </w:fldChar>
      </w:r>
      <w:r w:rsidR="00E05F60">
        <w:rPr>
          <w:color w:val="000000"/>
        </w:rPr>
        <w:instrText xml:space="preserve"> ADDIN EN.JS.CITE </w:instrText>
      </w:r>
      <w:r w:rsidR="00E05F60">
        <w:rPr>
          <w:color w:val="000000"/>
        </w:rPr>
      </w:r>
      <w:r w:rsidR="00E05F60">
        <w:rPr>
          <w:color w:val="000000"/>
        </w:rPr>
        <w:fldChar w:fldCharType="separate"/>
      </w:r>
      <w:r w:rsidR="00E05F60">
        <w:rPr>
          <w:noProof/>
          <w:color w:val="000000"/>
        </w:rPr>
        <w:t>(Uthicke et al., 2018, Hernandez et al., 2020, Marques et al., 2024)</w:t>
      </w:r>
      <w:r w:rsidR="00E05F60">
        <w:rPr>
          <w:color w:val="000000"/>
        </w:rPr>
        <w:fldChar w:fldCharType="end"/>
      </w:r>
      <w:r w:rsidR="00767DC8">
        <w:rPr>
          <w:color w:val="000000"/>
        </w:rPr>
        <w:t xml:space="preserve">. </w:t>
      </w:r>
    </w:p>
    <w:p w14:paraId="2ADBEBB8" w14:textId="219B9AA6" w:rsidR="006D3B9E" w:rsidRPr="006D3B9E" w:rsidRDefault="00767DC8" w:rsidP="00FD21B5">
      <w:pPr>
        <w:spacing w:line="360" w:lineRule="auto"/>
        <w:jc w:val="both"/>
        <w:rPr>
          <w:color w:val="000000" w:themeColor="text1"/>
        </w:rPr>
      </w:pPr>
      <w:r>
        <w:rPr>
          <w:color w:val="000000" w:themeColor="text1"/>
        </w:rPr>
        <w:t xml:space="preserve">Validation </w:t>
      </w:r>
      <w:r w:rsidR="006D3B9E">
        <w:rPr>
          <w:color w:val="000000" w:themeColor="text1"/>
        </w:rPr>
        <w:t xml:space="preserve">and testing of species-specific </w:t>
      </w:r>
      <w:r w:rsidR="00D90369">
        <w:rPr>
          <w:color w:val="000000" w:themeColor="text1"/>
        </w:rPr>
        <w:t>primers</w:t>
      </w:r>
      <w:r w:rsidR="006D3B9E">
        <w:rPr>
          <w:color w:val="000000" w:themeColor="text1"/>
        </w:rPr>
        <w:t xml:space="preserve"> </w:t>
      </w:r>
      <w:r w:rsidR="00DC1700">
        <w:rPr>
          <w:color w:val="000000" w:themeColor="text1"/>
        </w:rPr>
        <w:t>will be</w:t>
      </w:r>
      <w:r w:rsidR="006D3B9E">
        <w:rPr>
          <w:color w:val="000000" w:themeColor="text1"/>
        </w:rPr>
        <w:t xml:space="preserve"> </w:t>
      </w:r>
      <w:r>
        <w:rPr>
          <w:color w:val="000000" w:themeColor="text1"/>
        </w:rPr>
        <w:t xml:space="preserve">an </w:t>
      </w:r>
      <w:r w:rsidR="006D3B9E">
        <w:rPr>
          <w:color w:val="000000" w:themeColor="text1"/>
        </w:rPr>
        <w:t xml:space="preserve">important </w:t>
      </w:r>
      <w:r>
        <w:rPr>
          <w:color w:val="000000" w:themeColor="text1"/>
        </w:rPr>
        <w:t xml:space="preserve">step </w:t>
      </w:r>
      <w:r w:rsidR="00DC1700">
        <w:rPr>
          <w:color w:val="000000" w:themeColor="text1"/>
        </w:rPr>
        <w:t>in</w:t>
      </w:r>
      <w:r>
        <w:rPr>
          <w:color w:val="000000" w:themeColor="text1"/>
        </w:rPr>
        <w:t xml:space="preserve"> evaluating t</w:t>
      </w:r>
      <w:r w:rsidR="006D3B9E">
        <w:rPr>
          <w:color w:val="000000" w:themeColor="text1"/>
        </w:rPr>
        <w:t xml:space="preserve">heir efficacy and sensitivity. Deep sequencing via metabarcoding, conducted in </w:t>
      </w:r>
      <w:r w:rsidR="00056340">
        <w:rPr>
          <w:color w:val="000000" w:themeColor="text1"/>
        </w:rPr>
        <w:t xml:space="preserve">silico </w:t>
      </w:r>
      <w:r w:rsidR="006D3B9E">
        <w:rPr>
          <w:color w:val="000000" w:themeColor="text1"/>
        </w:rPr>
        <w:t>or invitro</w:t>
      </w:r>
      <w:r>
        <w:rPr>
          <w:color w:val="000000" w:themeColor="text1"/>
        </w:rPr>
        <w:t xml:space="preserve"> can a</w:t>
      </w:r>
      <w:r w:rsidR="006D3B9E">
        <w:rPr>
          <w:color w:val="000000" w:themeColor="text1"/>
        </w:rPr>
        <w:t xml:space="preserve">ssesses primer accuracy in targeting desired species within complex environmental samples </w:t>
      </w:r>
      <w:r w:rsidR="006D3B9E">
        <w:rPr>
          <w:color w:val="000000" w:themeColor="text1"/>
        </w:rPr>
        <w:fldChar w:fldCharType="begin">
          <w:fldData xml:space="preserve">PEVuZE5vdGU+PENpdGU+PEF1dGhvcj5BbW1vbjwvQXV0aG9yPjxZZWFyPjIwMTg8L1llYXI+PFJl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</w:fldData>
        </w:fldChar>
      </w:r>
      <w:r w:rsidR="006D3B9E">
        <w:rPr>
          <w:color w:val="000000" w:themeColor="text1"/>
        </w:rPr>
        <w:instrText xml:space="preserve"> ADDIN EN.JS.CITE </w:instrText>
      </w:r>
      <w:r w:rsidR="006D3B9E">
        <w:rPr>
          <w:color w:val="000000" w:themeColor="text1"/>
        </w:rPr>
      </w:r>
      <w:r w:rsidR="006D3B9E">
        <w:rPr>
          <w:color w:val="000000" w:themeColor="text1"/>
        </w:rPr>
        <w:fldChar w:fldCharType="separate"/>
      </w:r>
      <w:r w:rsidR="009212AA">
        <w:rPr>
          <w:noProof/>
          <w:color w:val="000000" w:themeColor="text1"/>
        </w:rPr>
        <w:t>(Ammon et al., 2018)</w:t>
      </w:r>
      <w:r w:rsidR="006D3B9E">
        <w:rPr>
          <w:color w:val="000000" w:themeColor="text1"/>
        </w:rPr>
        <w:fldChar w:fldCharType="end"/>
      </w:r>
      <w:r w:rsidR="006D3B9E">
        <w:rPr>
          <w:color w:val="000000" w:themeColor="text1"/>
        </w:rPr>
        <w:t xml:space="preserve">. This complements the generated biodiversity profile whilst also revealing amplification biases or off-target sequences that have appeared during </w:t>
      </w:r>
      <w:r w:rsidR="0006453E">
        <w:rPr>
          <w:color w:val="000000" w:themeColor="text1"/>
        </w:rPr>
        <w:t>processing.</w:t>
      </w:r>
      <w:r w:rsidR="69EFA71A">
        <w:rPr>
          <w:color w:val="000000" w:themeColor="text1"/>
        </w:rPr>
        <w:t xml:space="preserve"> </w:t>
      </w:r>
      <w:r w:rsidR="00A427C3">
        <w:rPr>
          <w:color w:val="000000"/>
        </w:rPr>
        <w:t xml:space="preserve">The second approach entails DNA extraction directly from an organism from which specific sequences can be identified, amplified and used </w:t>
      </w:r>
      <w:r w:rsidR="0096092F">
        <w:rPr>
          <w:color w:val="000000"/>
        </w:rPr>
        <w:t>for</w:t>
      </w:r>
      <w:r w:rsidR="00A427C3">
        <w:rPr>
          <w:color w:val="000000"/>
        </w:rPr>
        <w:t xml:space="preserve"> </w:t>
      </w:r>
      <w:r w:rsidR="00F87390">
        <w:rPr>
          <w:color w:val="000000"/>
        </w:rPr>
        <w:t xml:space="preserve">the </w:t>
      </w:r>
      <w:r w:rsidR="00A427C3">
        <w:rPr>
          <w:color w:val="000000"/>
        </w:rPr>
        <w:t xml:space="preserve">design of targeting primers </w:t>
      </w:r>
      <w:r w:rsidR="006D3B9E">
        <w:rPr>
          <w:color w:val="000000"/>
        </w:rPr>
        <w:fldChar w:fldCharType="begin">
          <w:fldData xml:space="preserve">PEVuZE5vdGU+PENpdGU+PEF1dGhvcj5MZUJsYW5jPC9BdXRob3I+PFllYXI+MjAyMDwvWWVhcj48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</w:fldData>
        </w:fldChar>
      </w:r>
      <w:r w:rsidR="006D3B9E">
        <w:rPr>
          <w:color w:val="000000"/>
        </w:rPr>
        <w:instrText xml:space="preserve"> ADDIN EN.JS.CITE </w:instrText>
      </w:r>
      <w:r w:rsidR="006D3B9E">
        <w:rPr>
          <w:color w:val="000000"/>
        </w:rPr>
      </w:r>
      <w:r w:rsidR="006D3B9E">
        <w:rPr>
          <w:color w:val="000000"/>
        </w:rPr>
        <w:fldChar w:fldCharType="separate"/>
      </w:r>
      <w:r w:rsidR="009212AA">
        <w:rPr>
          <w:noProof/>
          <w:color w:val="000000"/>
        </w:rPr>
        <w:t>(LeBlanc et al., 2020, Ammon et al., 2018)</w:t>
      </w:r>
      <w:r w:rsidR="006D3B9E">
        <w:rPr>
          <w:color w:val="000000"/>
        </w:rPr>
        <w:fldChar w:fldCharType="end"/>
      </w:r>
      <w:r w:rsidR="00A427C3">
        <w:rPr>
          <w:color w:val="000000"/>
        </w:rPr>
        <w:t>. This targeted approach is generally considered more</w:t>
      </w:r>
      <w:r w:rsidR="00B91A1B">
        <w:rPr>
          <w:color w:val="000000"/>
        </w:rPr>
        <w:t xml:space="preserve"> time and</w:t>
      </w:r>
      <w:r w:rsidR="00A427C3">
        <w:rPr>
          <w:color w:val="000000"/>
        </w:rPr>
        <w:t xml:space="preserve"> </w:t>
      </w:r>
      <w:r w:rsidR="00B91A1B">
        <w:rPr>
          <w:color w:val="000000"/>
        </w:rPr>
        <w:t xml:space="preserve">cost </w:t>
      </w:r>
      <w:r w:rsidR="00A427C3">
        <w:rPr>
          <w:color w:val="000000"/>
        </w:rPr>
        <w:t xml:space="preserve">efficient as it only detects and amplifies DNA from species of interest. </w:t>
      </w:r>
      <w:r w:rsidR="00AD4009">
        <w:rPr>
          <w:color w:val="000000"/>
        </w:rPr>
        <w:t xml:space="preserve">In contrast although the </w:t>
      </w:r>
      <w:r w:rsidR="00A427C3">
        <w:rPr>
          <w:color w:val="000000"/>
        </w:rPr>
        <w:t>untargeted</w:t>
      </w:r>
      <w:r w:rsidR="00AD4009">
        <w:rPr>
          <w:color w:val="000000"/>
        </w:rPr>
        <w:t xml:space="preserve"> protocol generates a more comprehensive biodiversity structure and can detect previously unseen species, it has a higher economic expense and requires more complex data interpretation</w:t>
      </w:r>
      <w:r w:rsidR="0096092F">
        <w:rPr>
          <w:color w:val="000000" w:themeColor="text1"/>
        </w:rPr>
        <w:t>.</w:t>
      </w:r>
    </w:p>
    <w:p w14:paraId="2E611B06" w14:textId="25AB5762" w:rsidR="002E4E06" w:rsidRDefault="000A74E1" w:rsidP="00FD21B5">
      <w:pPr>
        <w:spacing w:line="360" w:lineRule="auto"/>
        <w:ind w:firstLine="720"/>
        <w:jc w:val="both"/>
        <w:rPr>
          <w:color w:val="000000" w:themeColor="text1"/>
        </w:rPr>
      </w:pPr>
      <w:r>
        <w:rPr>
          <w:color w:val="000000" w:themeColor="text1"/>
        </w:rPr>
        <w:lastRenderedPageBreak/>
        <w:t>Despite</w:t>
      </w:r>
      <w:r w:rsidR="00D6006C">
        <w:rPr>
          <w:color w:val="000000" w:themeColor="text1"/>
        </w:rPr>
        <w:t xml:space="preserve"> </w:t>
      </w:r>
      <w:r w:rsidR="007B4522">
        <w:rPr>
          <w:color w:val="000000" w:themeColor="text1"/>
        </w:rPr>
        <w:t xml:space="preserve">the </w:t>
      </w:r>
      <w:r w:rsidR="0026512B">
        <w:rPr>
          <w:color w:val="000000" w:themeColor="text1"/>
        </w:rPr>
        <w:t>growing</w:t>
      </w:r>
      <w:r w:rsidR="00D6006C">
        <w:rPr>
          <w:color w:val="000000" w:themeColor="text1"/>
        </w:rPr>
        <w:t xml:space="preserve"> </w:t>
      </w:r>
      <w:r w:rsidR="008711E1">
        <w:rPr>
          <w:color w:val="000000" w:themeColor="text1"/>
        </w:rPr>
        <w:t>popularity</w:t>
      </w:r>
      <w:r w:rsidR="00D6006C">
        <w:rPr>
          <w:color w:val="000000" w:themeColor="text1"/>
        </w:rPr>
        <w:t xml:space="preserve"> and</w:t>
      </w:r>
      <w:r>
        <w:rPr>
          <w:color w:val="000000" w:themeColor="text1"/>
        </w:rPr>
        <w:t xml:space="preserve"> </w:t>
      </w:r>
      <w:r w:rsidR="00D6006C">
        <w:rPr>
          <w:color w:val="000000" w:themeColor="text1"/>
        </w:rPr>
        <w:t xml:space="preserve">numerous </w:t>
      </w:r>
      <w:r>
        <w:rPr>
          <w:color w:val="000000" w:themeColor="text1"/>
        </w:rPr>
        <w:t xml:space="preserve">recorded successes </w:t>
      </w:r>
      <w:r w:rsidR="00D6006C">
        <w:rPr>
          <w:color w:val="000000" w:themeColor="text1"/>
        </w:rPr>
        <w:t>of</w:t>
      </w:r>
      <w:r>
        <w:rPr>
          <w:color w:val="000000" w:themeColor="text1"/>
        </w:rPr>
        <w:t xml:space="preserve"> eDNA</w:t>
      </w:r>
      <w:r w:rsidR="00D6006C">
        <w:rPr>
          <w:color w:val="000000" w:themeColor="text1"/>
        </w:rPr>
        <w:t xml:space="preserve">, </w:t>
      </w:r>
      <w:r w:rsidR="0026512B">
        <w:rPr>
          <w:color w:val="000000" w:themeColor="text1"/>
        </w:rPr>
        <w:t>particularly</w:t>
      </w:r>
      <w:r w:rsidR="00D6006C">
        <w:rPr>
          <w:color w:val="000000" w:themeColor="text1"/>
        </w:rPr>
        <w:t xml:space="preserve"> </w:t>
      </w:r>
      <w:r w:rsidR="0026512B">
        <w:rPr>
          <w:color w:val="000000" w:themeColor="text1"/>
        </w:rPr>
        <w:t>through</w:t>
      </w:r>
      <w:r w:rsidR="00D6006C">
        <w:rPr>
          <w:color w:val="000000" w:themeColor="text1"/>
        </w:rPr>
        <w:t xml:space="preserve"> metabarcoding,</w:t>
      </w:r>
      <w:r>
        <w:rPr>
          <w:color w:val="000000" w:themeColor="text1"/>
        </w:rPr>
        <w:t xml:space="preserve"> in detecting rare and cryptic species</w:t>
      </w:r>
      <w:r w:rsidR="008711E1">
        <w:rPr>
          <w:color w:val="000000" w:themeColor="text1"/>
        </w:rPr>
        <w:t xml:space="preserve">, </w:t>
      </w:r>
      <w:r w:rsidR="00D6006C">
        <w:rPr>
          <w:color w:val="000000" w:themeColor="text1"/>
        </w:rPr>
        <w:t>concern</w:t>
      </w:r>
      <w:r w:rsidR="0026512B">
        <w:rPr>
          <w:color w:val="000000" w:themeColor="text1"/>
        </w:rPr>
        <w:t xml:space="preserve">s have arisen </w:t>
      </w:r>
      <w:r w:rsidR="008711E1">
        <w:rPr>
          <w:color w:val="000000" w:themeColor="text1"/>
        </w:rPr>
        <w:t>in the quantitative</w:t>
      </w:r>
      <w:r w:rsidR="0026512B">
        <w:rPr>
          <w:color w:val="000000" w:themeColor="text1"/>
        </w:rPr>
        <w:t xml:space="preserve"> limitations</w:t>
      </w:r>
      <w:r w:rsidR="00D6006C">
        <w:rPr>
          <w:color w:val="000000" w:themeColor="text1"/>
        </w:rPr>
        <w:t xml:space="preserve"> </w:t>
      </w:r>
      <w:r w:rsidR="008711E1">
        <w:rPr>
          <w:color w:val="000000" w:themeColor="text1"/>
        </w:rPr>
        <w:t>of</w:t>
      </w:r>
      <w:r w:rsidR="00D6006C">
        <w:rPr>
          <w:color w:val="000000" w:themeColor="text1"/>
        </w:rPr>
        <w:t xml:space="preserve"> the technique</w:t>
      </w:r>
      <w:r w:rsidR="0026512B">
        <w:rPr>
          <w:color w:val="000000" w:themeColor="text1"/>
        </w:rPr>
        <w:t xml:space="preserve"> </w:t>
      </w:r>
      <w:r w:rsidR="0026512B">
        <w:rPr>
          <w:color w:val="000000" w:themeColor="text1"/>
        </w:rPr>
        <w:fldChar w:fldCharType="begin">
          <w:fldData xml:space="preserve">PEVuZE5vdGU+PENpdGU+PEF1dGhvcj5SaXNoYW48L0F1dGhvcj48WWVhcj4yMDIzPC9ZZWFyPjxS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Y3Ryb25pYy1yZXNvdXJjZS1udW0+MTAuMTAxNi9qLnNjaXRvdGVudi4yMDIzLjE2NjY3NTwvZWxl
Y3Ryb25pYy1yZXNvdXJjZS1udW0+PHJlbW90ZS1kYXRhYmFzZS1uYW1lPk1lZGxpbmU8L3JlbW90
ZS1kYXRhYmFzZS1uYW1lPjxyZW1vdGUtZGF0YWJhc2UtcHJvdmlkZXI+TkxNPC9yZW1vdGUtZGF0
YWJhc2UtcHJvdmlkZXI+PC9yZWNvcmQ+PC9DaXRlPjwvRW5kTm90ZT5=
</w:fldData>
        </w:fldChar>
      </w:r>
      <w:r w:rsidR="0026512B">
        <w:rPr>
          <w:color w:val="000000" w:themeColor="text1"/>
        </w:rPr>
        <w:instrText xml:space="preserve"> ADDIN EN.JS.CITE </w:instrText>
      </w:r>
      <w:r w:rsidR="0026512B">
        <w:rPr>
          <w:color w:val="000000" w:themeColor="text1"/>
        </w:rPr>
      </w:r>
      <w:r w:rsidR="0026512B">
        <w:rPr>
          <w:color w:val="000000" w:themeColor="text1"/>
        </w:rPr>
        <w:fldChar w:fldCharType="separate"/>
      </w:r>
      <w:r w:rsidR="009212AA">
        <w:rPr>
          <w:noProof/>
          <w:color w:val="000000" w:themeColor="text1"/>
        </w:rPr>
        <w:t>(Rishan et al., 2023, Duarte et al., 2023)</w:t>
      </w:r>
      <w:r w:rsidR="0026512B">
        <w:rPr>
          <w:color w:val="000000" w:themeColor="text1"/>
        </w:rPr>
        <w:fldChar w:fldCharType="end"/>
      </w:r>
      <w:r w:rsidR="0026512B">
        <w:rPr>
          <w:color w:val="000000" w:themeColor="text1"/>
        </w:rPr>
        <w:t xml:space="preserve">. </w:t>
      </w:r>
      <w:r w:rsidR="007B4522">
        <w:rPr>
          <w:color w:val="000000" w:themeColor="text1"/>
        </w:rPr>
        <w:t xml:space="preserve">A key challenge </w:t>
      </w:r>
      <w:r w:rsidR="007B4522" w:rsidRPr="007B4522">
        <w:rPr>
          <w:color w:val="000000" w:themeColor="text1"/>
        </w:rPr>
        <w:t>lies in the type of DNA being sampled</w:t>
      </w:r>
      <w:r w:rsidR="007B4522">
        <w:rPr>
          <w:color w:val="000000" w:themeColor="text1"/>
        </w:rPr>
        <w:t>.</w:t>
      </w:r>
      <w:r w:rsidR="008C587B">
        <w:rPr>
          <w:color w:val="000000"/>
        </w:rPr>
        <w:t xml:space="preserve"> eDNA is shed from a living organism into its surroundings (e.g. urine, faeces, skin) </w:t>
      </w:r>
      <w:r w:rsidR="007B4522">
        <w:rPr>
          <w:color w:val="000000"/>
        </w:rPr>
        <w:t xml:space="preserve">but also encompasses </w:t>
      </w:r>
      <w:r w:rsidR="008C587B">
        <w:rPr>
          <w:color w:val="000000"/>
        </w:rPr>
        <w:t>community DNA (cDNA)</w:t>
      </w:r>
      <w:r w:rsidR="00416593">
        <w:rPr>
          <w:color w:val="000000"/>
        </w:rPr>
        <w:t xml:space="preserve"> w</w:t>
      </w:r>
      <w:r w:rsidR="008C587B">
        <w:rPr>
          <w:color w:val="000000"/>
        </w:rPr>
        <w:t xml:space="preserve">hich includes microbial DNA and free DNA from dead organisms </w:t>
      </w:r>
      <w:r w:rsidR="00416593">
        <w:rPr>
          <w:color w:val="000000"/>
        </w:rPr>
        <w:fldChar w:fldCharType="begin">
          <w:fldData xml:space="preserve">PEVuZE5vdGU+PENpdGU+PEF1dGhvcj5YaW9uZzwvQXV0aG9yPjxZZWFyPjIwMjQ8L1llYXI+PFJl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cmNlLW51bT4xMC4xMDE2L2ouamVudm1hbi4yMDI0LjEyMDk0OTwvZWxlY3Ryb25pYy1yZXNvdXJj
ZS1udW0+PHJlbW90ZS1kYXRhYmFzZS1uYW1lPk1lZGxpbmU8L3JlbW90ZS1kYXRhYmFzZS1uYW1l
PjxyZW1vdGUtZGF0YWJhc2UtcHJvdmlkZXI+TkxNPC9yZW1vdGUtZGF0YWJhc2UtcHJvdmlkZXI+
PC9yZWNvcmQ+PC9DaXRlPjwvRW5kTm90ZT5=
</w:fldData>
        </w:fldChar>
      </w:r>
      <w:r w:rsidR="00416593">
        <w:rPr>
          <w:color w:val="000000"/>
        </w:rPr>
        <w:instrText xml:space="preserve"> ADDIN EN.JS.CITE </w:instrText>
      </w:r>
      <w:r w:rsidR="00416593">
        <w:rPr>
          <w:color w:val="000000"/>
        </w:rPr>
      </w:r>
      <w:r w:rsidR="00416593">
        <w:rPr>
          <w:color w:val="000000"/>
        </w:rPr>
        <w:fldChar w:fldCharType="separate"/>
      </w:r>
      <w:r w:rsidR="009212AA">
        <w:rPr>
          <w:noProof/>
          <w:color w:val="000000"/>
        </w:rPr>
        <w:t>(Xiong et al., 2024)</w:t>
      </w:r>
      <w:r w:rsidR="00416593">
        <w:rPr>
          <w:color w:val="000000"/>
        </w:rPr>
        <w:fldChar w:fldCharType="end"/>
      </w:r>
      <w:r w:rsidR="00416593">
        <w:rPr>
          <w:color w:val="000000"/>
        </w:rPr>
        <w:t xml:space="preserve">. This </w:t>
      </w:r>
      <w:r w:rsidR="007B4522">
        <w:rPr>
          <w:color w:val="000000"/>
        </w:rPr>
        <w:t>distinction is</w:t>
      </w:r>
      <w:r w:rsidR="008C587B">
        <w:rPr>
          <w:color w:val="000000"/>
        </w:rPr>
        <w:t xml:space="preserve"> problematic </w:t>
      </w:r>
      <w:r w:rsidR="00416593">
        <w:rPr>
          <w:color w:val="000000"/>
        </w:rPr>
        <w:t>as it can result in</w:t>
      </w:r>
      <w:r w:rsidR="008C587B">
        <w:rPr>
          <w:color w:val="000000"/>
        </w:rPr>
        <w:t xml:space="preserve"> false-</w:t>
      </w:r>
      <w:r w:rsidR="00416593">
        <w:rPr>
          <w:color w:val="000000"/>
        </w:rPr>
        <w:t>positives</w:t>
      </w:r>
      <w:r w:rsidR="008C587B">
        <w:rPr>
          <w:color w:val="000000"/>
        </w:rPr>
        <w:t xml:space="preserve"> and </w:t>
      </w:r>
      <w:r w:rsidR="00416593">
        <w:rPr>
          <w:color w:val="000000"/>
        </w:rPr>
        <w:t>overrepresentation</w:t>
      </w:r>
      <w:r w:rsidR="008C587B">
        <w:rPr>
          <w:color w:val="000000"/>
        </w:rPr>
        <w:t xml:space="preserve"> of </w:t>
      </w:r>
      <w:r w:rsidR="00416593">
        <w:rPr>
          <w:color w:val="000000"/>
        </w:rPr>
        <w:t xml:space="preserve">a </w:t>
      </w:r>
      <w:r w:rsidR="008C587B">
        <w:rPr>
          <w:color w:val="000000"/>
        </w:rPr>
        <w:t>species</w:t>
      </w:r>
      <w:r w:rsidR="00D07454">
        <w:rPr>
          <w:color w:val="000000"/>
        </w:rPr>
        <w:t xml:space="preserve"> currently</w:t>
      </w:r>
      <w:r w:rsidR="008C587B">
        <w:rPr>
          <w:color w:val="000000"/>
        </w:rPr>
        <w:t xml:space="preserve"> </w:t>
      </w:r>
      <w:r w:rsidR="007B4522">
        <w:rPr>
          <w:color w:val="000000"/>
        </w:rPr>
        <w:t>in</w:t>
      </w:r>
      <w:r w:rsidR="008C587B">
        <w:rPr>
          <w:color w:val="000000"/>
        </w:rPr>
        <w:t>active in the water</w:t>
      </w:r>
      <w:r w:rsidR="00D07454">
        <w:rPr>
          <w:color w:val="000000"/>
        </w:rPr>
        <w:t xml:space="preserve"> </w:t>
      </w:r>
      <w:r w:rsidR="00D07454">
        <w:rPr>
          <w:color w:val="000000"/>
        </w:rPr>
        <w:fldChar w:fldCharType="begin">
          <w:fldData xml:space="preserve">PEVuZE5vdGU+PENpdGU+PEF1dGhvcj5NYXJpbmNoZWw8L0F1dGhvcj48WWVhcj4yMDIzPC9ZZWFy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==
</w:fldData>
        </w:fldChar>
      </w:r>
      <w:r w:rsidR="00D07454">
        <w:rPr>
          <w:color w:val="000000"/>
        </w:rPr>
        <w:instrText xml:space="preserve"> ADDIN EN.JS.CITE </w:instrText>
      </w:r>
      <w:r w:rsidR="00D07454">
        <w:rPr>
          <w:color w:val="000000"/>
        </w:rPr>
      </w:r>
      <w:r w:rsidR="00D07454">
        <w:rPr>
          <w:color w:val="000000"/>
        </w:rPr>
        <w:fldChar w:fldCharType="separate"/>
      </w:r>
      <w:r w:rsidR="009212AA">
        <w:rPr>
          <w:noProof/>
          <w:color w:val="000000"/>
        </w:rPr>
        <w:t>(Marinchel et al., 2023)</w:t>
      </w:r>
      <w:r w:rsidR="00D07454">
        <w:rPr>
          <w:color w:val="000000"/>
        </w:rPr>
        <w:fldChar w:fldCharType="end"/>
      </w:r>
      <w:r w:rsidR="00D07454">
        <w:rPr>
          <w:color w:val="000000"/>
        </w:rPr>
        <w:t xml:space="preserve">. </w:t>
      </w:r>
      <w:r w:rsidR="007B4522">
        <w:rPr>
          <w:color w:val="000000"/>
        </w:rPr>
        <w:t xml:space="preserve"> </w:t>
      </w:r>
      <w:r w:rsidR="00D07454">
        <w:rPr>
          <w:color w:val="000000"/>
        </w:rPr>
        <w:t xml:space="preserve">Overall, these limitations </w:t>
      </w:r>
      <w:r w:rsidR="0026512B">
        <w:rPr>
          <w:color w:val="000000" w:themeColor="text1"/>
        </w:rPr>
        <w:t>genera</w:t>
      </w:r>
      <w:r w:rsidR="007B4522">
        <w:rPr>
          <w:color w:val="000000" w:themeColor="text1"/>
        </w:rPr>
        <w:t>te</w:t>
      </w:r>
      <w:r w:rsidR="0026512B">
        <w:rPr>
          <w:color w:val="000000" w:themeColor="text1"/>
        </w:rPr>
        <w:t xml:space="preserve"> noisy compositional data</w:t>
      </w:r>
      <w:r w:rsidR="007B4522">
        <w:rPr>
          <w:color w:val="000000" w:themeColor="text1"/>
        </w:rPr>
        <w:t xml:space="preserve"> </w:t>
      </w:r>
      <w:r w:rsidR="00D07454">
        <w:rPr>
          <w:color w:val="000000" w:themeColor="text1"/>
        </w:rPr>
        <w:t xml:space="preserve">that </w:t>
      </w:r>
      <w:r w:rsidR="0026512B">
        <w:rPr>
          <w:color w:val="000000" w:themeColor="text1"/>
        </w:rPr>
        <w:t>undermin</w:t>
      </w:r>
      <w:r w:rsidR="007B4522">
        <w:rPr>
          <w:color w:val="000000" w:themeColor="text1"/>
        </w:rPr>
        <w:t>es</w:t>
      </w:r>
      <w:r w:rsidR="0026512B">
        <w:rPr>
          <w:color w:val="000000" w:themeColor="text1"/>
        </w:rPr>
        <w:t xml:space="preserve"> the reliability of biomass abundance estimates </w:t>
      </w:r>
      <w:r w:rsidR="007B4522">
        <w:rPr>
          <w:color w:val="000000" w:themeColor="text1"/>
        </w:rPr>
        <w:fldChar w:fldCharType="begin">
          <w:fldData xml:space="preserve">PEVuZE5vdGU+PENpdGU+PEF1dGhvcj5YaW9uZzwvQXV0aG9yPjxZZWFyPjIwMjQ8L1llYXI+PFJl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bnVtPjEwLjEwMTYvai5qZW52bWFuLjIwMjQuMTIwOTQ5PC9lbGVjdHJvbmljLXJlc291cmNlLW51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</w:fldData>
        </w:fldChar>
      </w:r>
      <w:r w:rsidR="007B4522">
        <w:rPr>
          <w:color w:val="000000" w:themeColor="text1"/>
        </w:rPr>
        <w:instrText xml:space="preserve"> ADDIN EN.JS.CITE </w:instrText>
      </w:r>
      <w:r w:rsidR="007B4522">
        <w:rPr>
          <w:color w:val="000000" w:themeColor="text1"/>
        </w:rPr>
      </w:r>
      <w:r w:rsidR="007B4522">
        <w:rPr>
          <w:color w:val="000000" w:themeColor="text1"/>
        </w:rPr>
        <w:fldChar w:fldCharType="separate"/>
      </w:r>
      <w:r w:rsidR="009212AA">
        <w:rPr>
          <w:noProof/>
          <w:color w:val="000000" w:themeColor="text1"/>
        </w:rPr>
        <w:t>(Xiong et al., 2024, Rishan et al., 2023, Algueró</w:t>
      </w:r>
      <w:r w:rsidR="009212AA">
        <w:rPr>
          <w:rFonts w:ascii="Cambria Math" w:hAnsi="Cambria Math" w:cs="Cambria Math"/>
          <w:noProof/>
          <w:color w:val="000000" w:themeColor="text1"/>
        </w:rPr>
        <w:t>‐</w:t>
      </w:r>
      <w:r w:rsidR="009212AA">
        <w:rPr>
          <w:noProof/>
          <w:color w:val="000000" w:themeColor="text1"/>
        </w:rPr>
        <w:t>Mu</w:t>
      </w:r>
      <w:r w:rsidR="009212AA">
        <w:rPr>
          <w:rFonts w:ascii="Aptos" w:hAnsi="Aptos" w:cs="Aptos"/>
          <w:noProof/>
          <w:color w:val="000000" w:themeColor="text1"/>
        </w:rPr>
        <w:t>ñ</w:t>
      </w:r>
      <w:r w:rsidR="009212AA">
        <w:rPr>
          <w:noProof/>
          <w:color w:val="000000" w:themeColor="text1"/>
        </w:rPr>
        <w:t>iz et al., 2024)</w:t>
      </w:r>
      <w:r w:rsidR="007B4522">
        <w:rPr>
          <w:color w:val="000000" w:themeColor="text1"/>
        </w:rPr>
        <w:fldChar w:fldCharType="end"/>
      </w:r>
      <w:r w:rsidR="007B4522">
        <w:rPr>
          <w:color w:val="000000" w:themeColor="text1"/>
        </w:rPr>
        <w:t>.</w:t>
      </w:r>
      <w:r w:rsidR="005474AD">
        <w:rPr>
          <w:color w:val="000000" w:themeColor="text1"/>
        </w:rPr>
        <w:t xml:space="preserve"> </w:t>
      </w:r>
      <w:r w:rsidR="005474AD">
        <w:rPr>
          <w:color w:val="000000" w:themeColor="text1"/>
        </w:rPr>
        <w:fldChar w:fldCharType="begin">
          <w:fldData xml:space="preserve">PEVuZE5vdGU+PENpdGUgQXV0aG9yWWVhcj0iMSI+PEF1dGhvcj5LZWNrPC9BdXRob3I+PFllYXI+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==
</w:fldData>
        </w:fldChar>
      </w:r>
      <w:r w:rsidR="005474AD">
        <w:rPr>
          <w:color w:val="000000" w:themeColor="text1"/>
        </w:rPr>
        <w:instrText xml:space="preserve"> ADDIN EN.JS.CITE </w:instrText>
      </w:r>
      <w:r w:rsidR="005474AD">
        <w:rPr>
          <w:color w:val="000000" w:themeColor="text1"/>
        </w:rPr>
      </w:r>
      <w:r w:rsidR="005474AD">
        <w:rPr>
          <w:color w:val="000000" w:themeColor="text1"/>
        </w:rPr>
        <w:fldChar w:fldCharType="separate"/>
      </w:r>
      <w:r w:rsidR="009212AA">
        <w:rPr>
          <w:noProof/>
          <w:color w:val="000000" w:themeColor="text1"/>
        </w:rPr>
        <w:t>Keck et al. (2022)</w:t>
      </w:r>
      <w:r w:rsidR="005474AD">
        <w:rPr>
          <w:color w:val="000000" w:themeColor="text1"/>
        </w:rPr>
        <w:fldChar w:fldCharType="end"/>
      </w:r>
      <w:r w:rsidR="005474AD">
        <w:rPr>
          <w:color w:val="000000" w:themeColor="text1"/>
        </w:rPr>
        <w:t xml:space="preserve"> </w:t>
      </w:r>
      <w:r w:rsidR="008711E1">
        <w:rPr>
          <w:color w:val="000000" w:themeColor="text1"/>
        </w:rPr>
        <w:t>highlights these</w:t>
      </w:r>
      <w:r w:rsidR="005474AD">
        <w:rPr>
          <w:color w:val="000000" w:themeColor="text1"/>
        </w:rPr>
        <w:t xml:space="preserve"> limitations, particularly for plankton, </w:t>
      </w:r>
      <w:r w:rsidR="008711E1">
        <w:rPr>
          <w:color w:val="000000" w:themeColor="text1"/>
        </w:rPr>
        <w:t xml:space="preserve">noting </w:t>
      </w:r>
      <w:r w:rsidR="005474AD">
        <w:rPr>
          <w:color w:val="000000" w:themeColor="text1"/>
        </w:rPr>
        <w:t xml:space="preserve">that the short DNA fragments utilised in metabarcoding are inefficient in size and variability to </w:t>
      </w:r>
      <w:r w:rsidR="008711E1">
        <w:rPr>
          <w:color w:val="000000" w:themeColor="text1"/>
        </w:rPr>
        <w:t xml:space="preserve">accurately </w:t>
      </w:r>
      <w:r w:rsidR="005474AD">
        <w:rPr>
          <w:color w:val="000000" w:themeColor="text1"/>
        </w:rPr>
        <w:t>distinguish separate mo</w:t>
      </w:r>
      <w:r w:rsidR="00A3436C">
        <w:rPr>
          <w:color w:val="000000" w:themeColor="text1"/>
        </w:rPr>
        <w:t>r</w:t>
      </w:r>
      <w:r w:rsidR="005474AD">
        <w:rPr>
          <w:color w:val="000000" w:themeColor="text1"/>
        </w:rPr>
        <w:t>pho</w:t>
      </w:r>
      <w:r w:rsidR="004A5E6B">
        <w:rPr>
          <w:color w:val="000000" w:themeColor="text1"/>
        </w:rPr>
        <w:t>-</w:t>
      </w:r>
      <w:r w:rsidR="005474AD">
        <w:rPr>
          <w:color w:val="000000" w:themeColor="text1"/>
        </w:rPr>
        <w:t xml:space="preserve">taxonomic species. </w:t>
      </w:r>
      <w:r w:rsidR="00560A09">
        <w:rPr>
          <w:color w:val="000000" w:themeColor="text1"/>
        </w:rPr>
        <w:t xml:space="preserve">Further, reference databases for many microeukaryotic communities remain incomplete to a species level </w:t>
      </w:r>
      <w:r w:rsidR="008711E1">
        <w:rPr>
          <w:color w:val="000000" w:themeColor="text1"/>
        </w:rPr>
        <w:t>emphasizing</w:t>
      </w:r>
      <w:r w:rsidR="00560A09">
        <w:rPr>
          <w:color w:val="000000" w:themeColor="text1"/>
        </w:rPr>
        <w:t xml:space="preserve"> the need for coordinated improvement of libraries that will benefit future metabarcoding studies </w:t>
      </w:r>
      <w:r w:rsidR="00560A09">
        <w:rPr>
          <w:color w:val="000000" w:themeColor="text1"/>
        </w:rPr>
        <w:fldChar w:fldCharType="begin">
          <w:fldData xml:space="preserve">PEVuZE5vdGU+PENpdGU+PEF1dGhvcj5LZWNrPC9BdXRob3I+PFllYXI+MjAyMjwvWWVhcj48UmVj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</w:fldData>
        </w:fldChar>
      </w:r>
      <w:r w:rsidR="00560A09">
        <w:rPr>
          <w:color w:val="000000" w:themeColor="text1"/>
        </w:rPr>
        <w:instrText xml:space="preserve"> ADDIN EN.JS.CITE </w:instrText>
      </w:r>
      <w:r w:rsidR="00560A09">
        <w:rPr>
          <w:color w:val="000000" w:themeColor="text1"/>
        </w:rPr>
      </w:r>
      <w:r w:rsidR="00560A09">
        <w:rPr>
          <w:color w:val="000000" w:themeColor="text1"/>
        </w:rPr>
        <w:fldChar w:fldCharType="separate"/>
      </w:r>
      <w:r w:rsidR="009212AA">
        <w:rPr>
          <w:noProof/>
          <w:color w:val="000000" w:themeColor="text1"/>
        </w:rPr>
        <w:t>(Keck et al., 2022)</w:t>
      </w:r>
      <w:r w:rsidR="00560A09">
        <w:rPr>
          <w:color w:val="000000" w:themeColor="text1"/>
        </w:rPr>
        <w:fldChar w:fldCharType="end"/>
      </w:r>
      <w:r w:rsidR="00560A09">
        <w:rPr>
          <w:color w:val="000000" w:themeColor="text1"/>
        </w:rPr>
        <w:t>.</w:t>
      </w:r>
      <w:r w:rsidR="003C2C01">
        <w:rPr>
          <w:color w:val="000000" w:themeColor="text1"/>
        </w:rPr>
        <w:t>Metabarcoding is limited by the lack of a universal marker across phyla, this results in detection inconsistencies from</w:t>
      </w:r>
      <w:r w:rsidR="00F35F6A">
        <w:rPr>
          <w:color w:val="000000" w:themeColor="text1"/>
        </w:rPr>
        <w:t xml:space="preserve"> amplification biases </w:t>
      </w:r>
      <w:r w:rsidR="00E212E6">
        <w:rPr>
          <w:color w:val="000000" w:themeColor="text1"/>
        </w:rPr>
        <w:t xml:space="preserve">caused by </w:t>
      </w:r>
      <w:r w:rsidR="00F35F6A">
        <w:rPr>
          <w:color w:val="000000" w:themeColor="text1"/>
        </w:rPr>
        <w:t xml:space="preserve">selectivity of the </w:t>
      </w:r>
      <w:r w:rsidR="003C2C01">
        <w:rPr>
          <w:color w:val="000000" w:themeColor="text1"/>
        </w:rPr>
        <w:t xml:space="preserve">used </w:t>
      </w:r>
      <w:r w:rsidR="00F35F6A">
        <w:rPr>
          <w:color w:val="000000" w:themeColor="text1"/>
        </w:rPr>
        <w:t xml:space="preserve">primer </w:t>
      </w:r>
      <w:r w:rsidR="003C2C01">
        <w:rPr>
          <w:color w:val="000000" w:themeColor="text1"/>
        </w:rPr>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3C2C01">
        <w:rPr>
          <w:color w:val="000000" w:themeColor="text1"/>
        </w:rPr>
        <w:instrText xml:space="preserve"> ADDIN EN.JS.CITE </w:instrText>
      </w:r>
      <w:r w:rsidR="003C2C01">
        <w:rPr>
          <w:color w:val="000000" w:themeColor="text1"/>
        </w:rPr>
      </w:r>
      <w:r w:rsidR="003C2C01">
        <w:rPr>
          <w:color w:val="000000" w:themeColor="text1"/>
        </w:rPr>
        <w:fldChar w:fldCharType="separate"/>
      </w:r>
      <w:r w:rsidR="009212AA">
        <w:rPr>
          <w:noProof/>
          <w:color w:val="000000" w:themeColor="text1"/>
        </w:rPr>
        <w:t>(Borrell et al., 2017)</w:t>
      </w:r>
      <w:r w:rsidR="003C2C01">
        <w:rPr>
          <w:color w:val="000000" w:themeColor="text1"/>
        </w:rPr>
        <w:fldChar w:fldCharType="end"/>
      </w:r>
      <w:r w:rsidR="003C2C01">
        <w:rPr>
          <w:color w:val="000000" w:themeColor="text1"/>
        </w:rPr>
        <w:t xml:space="preserve">. </w:t>
      </w:r>
      <w:r w:rsidR="009B4C55">
        <w:rPr>
          <w:color w:val="000000" w:themeColor="text1"/>
        </w:rPr>
        <w:t xml:space="preserve">Numerous studies have subsequently used multiple barcode regions including the mitochondrial Cytochrome Oxidase I (COI) gene which improves distinction of metazoan species, or the more conserved 18S rRNA gene which has a broader range of taxa detection </w:t>
      </w:r>
      <w:r w:rsidR="009B4C55">
        <w:rPr>
          <w:color w:val="000000" w:themeColor="text1"/>
        </w:rPr>
        <w:fldChar w:fldCharType="begin">
          <w:fldData xml:space="preserve">PEVuZE5vdGU+PENpdGU+PEF1dGhvcj5BbW1vbjwvQXV0aG9yPjxZZWFyPjIwMTg8L1llYXI+PFJl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</w:fldData>
        </w:fldChar>
      </w:r>
      <w:r w:rsidR="009B4C55">
        <w:rPr>
          <w:color w:val="000000" w:themeColor="text1"/>
        </w:rPr>
        <w:instrText xml:space="preserve"> ADDIN EN.JS.CITE </w:instrText>
      </w:r>
      <w:r w:rsidR="009B4C55">
        <w:rPr>
          <w:color w:val="000000" w:themeColor="text1"/>
        </w:rPr>
      </w:r>
      <w:r w:rsidR="009B4C55">
        <w:rPr>
          <w:color w:val="000000" w:themeColor="text1"/>
        </w:rPr>
        <w:fldChar w:fldCharType="separate"/>
      </w:r>
      <w:r w:rsidR="009212AA">
        <w:rPr>
          <w:noProof/>
          <w:color w:val="000000" w:themeColor="text1"/>
        </w:rPr>
        <w:t>(Ammon et al., 2018, He et al., 2023)</w:t>
      </w:r>
      <w:r w:rsidR="009B4C55">
        <w:rPr>
          <w:color w:val="000000" w:themeColor="text1"/>
        </w:rPr>
        <w:fldChar w:fldCharType="end"/>
      </w:r>
      <w:r w:rsidR="009B4C55">
        <w:rPr>
          <w:color w:val="000000" w:themeColor="text1"/>
        </w:rPr>
        <w:t>. Furthermore,</w:t>
      </w:r>
      <w:r w:rsidR="008711E1">
        <w:rPr>
          <w:color w:val="000000" w:themeColor="text1"/>
        </w:rPr>
        <w:t xml:space="preserve"> the</w:t>
      </w:r>
      <w:r w:rsidR="009B4C55">
        <w:rPr>
          <w:color w:val="000000" w:themeColor="text1"/>
        </w:rPr>
        <w:t xml:space="preserve">re </w:t>
      </w:r>
      <w:r w:rsidR="00E162E0">
        <w:rPr>
          <w:color w:val="000000" w:themeColor="text1"/>
        </w:rPr>
        <w:t xml:space="preserve">is </w:t>
      </w:r>
      <w:r w:rsidR="009B4C55">
        <w:rPr>
          <w:color w:val="000000" w:themeColor="text1"/>
        </w:rPr>
        <w:t>broad consensus</w:t>
      </w:r>
      <w:r w:rsidR="008711E1">
        <w:rPr>
          <w:color w:val="000000" w:themeColor="text1"/>
        </w:rPr>
        <w:t xml:space="preserve"> </w:t>
      </w:r>
      <w:r w:rsidR="009B4C55">
        <w:rPr>
          <w:color w:val="000000" w:themeColor="text1"/>
        </w:rPr>
        <w:t>that expan</w:t>
      </w:r>
      <w:r w:rsidR="00E162E0">
        <w:rPr>
          <w:color w:val="000000" w:themeColor="text1"/>
        </w:rPr>
        <w:t>sion of</w:t>
      </w:r>
      <w:r w:rsidR="009B4C55">
        <w:rPr>
          <w:color w:val="000000" w:themeColor="text1"/>
        </w:rPr>
        <w:t xml:space="preserve"> </w:t>
      </w:r>
      <w:r w:rsidR="008711E1">
        <w:rPr>
          <w:color w:val="000000" w:themeColor="text1"/>
        </w:rPr>
        <w:t xml:space="preserve">the </w:t>
      </w:r>
      <w:r w:rsidR="009B4C55">
        <w:rPr>
          <w:color w:val="000000" w:themeColor="text1"/>
        </w:rPr>
        <w:t>genetic</w:t>
      </w:r>
      <w:r w:rsidR="008711E1">
        <w:rPr>
          <w:color w:val="000000" w:themeColor="text1"/>
        </w:rPr>
        <w:t xml:space="preserve"> database</w:t>
      </w:r>
      <w:r w:rsidR="009B4C55">
        <w:rPr>
          <w:color w:val="000000" w:themeColor="text1"/>
        </w:rPr>
        <w:t xml:space="preserve"> with more species </w:t>
      </w:r>
      <w:r w:rsidR="00E162E0">
        <w:rPr>
          <w:color w:val="000000" w:themeColor="text1"/>
        </w:rPr>
        <w:t>is needed to</w:t>
      </w:r>
      <w:r w:rsidR="008711E1">
        <w:rPr>
          <w:color w:val="000000" w:themeColor="text1"/>
        </w:rPr>
        <w:t xml:space="preserve"> heighten taxonomic resolution and improve species identification</w:t>
      </w:r>
      <w:r w:rsidR="009B4C55">
        <w:rPr>
          <w:color w:val="000000" w:themeColor="text1"/>
        </w:rPr>
        <w:t xml:space="preserve"> in metabarcoding studies</w:t>
      </w:r>
      <w:r w:rsidR="008711E1">
        <w:rPr>
          <w:color w:val="000000" w:themeColor="text1"/>
        </w:rPr>
        <w:t xml:space="preserve"> </w:t>
      </w:r>
      <w:r w:rsidR="00C45C49">
        <w:rPr>
          <w:color w:val="000000" w:themeColor="text1"/>
        </w:rPr>
        <w:fldChar w:fldCharType="begin">
          <w:fldData xml:space="preserve">PEVuZE5vdGU+PENpdGU+PEF1dGhvcj5CdWNrbGluPC9BdXRob3I+PFllYXI+MjAyMTwvWWVhcj48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</w:fldData>
        </w:fldChar>
      </w:r>
      <w:r w:rsidR="00C45C49">
        <w:rPr>
          <w:color w:val="000000" w:themeColor="text1"/>
        </w:rPr>
        <w:instrText xml:space="preserve"> ADDIN EN.JS.CITE </w:instrText>
      </w:r>
      <w:r w:rsidR="00C45C49">
        <w:rPr>
          <w:color w:val="000000" w:themeColor="text1"/>
        </w:rPr>
      </w:r>
      <w:r w:rsidR="00C45C49">
        <w:rPr>
          <w:color w:val="000000" w:themeColor="text1"/>
        </w:rPr>
        <w:fldChar w:fldCharType="separate"/>
      </w:r>
      <w:r w:rsidR="009212AA">
        <w:rPr>
          <w:noProof/>
          <w:color w:val="000000" w:themeColor="text1"/>
        </w:rPr>
        <w:t>(Bucklin et al., 2021)</w:t>
      </w:r>
      <w:r w:rsidR="00C45C49">
        <w:rPr>
          <w:color w:val="000000" w:themeColor="text1"/>
        </w:rPr>
        <w:fldChar w:fldCharType="end"/>
      </w:r>
      <w:r w:rsidR="00C45C49">
        <w:rPr>
          <w:color w:val="000000" w:themeColor="text1"/>
        </w:rPr>
        <w:t>. In the case of zooplankton</w:t>
      </w:r>
      <w:r w:rsidR="00E162E0">
        <w:rPr>
          <w:color w:val="000000" w:themeColor="text1"/>
        </w:rPr>
        <w:t xml:space="preserve"> for example</w:t>
      </w:r>
      <w:r w:rsidR="00C45C49">
        <w:rPr>
          <w:color w:val="000000" w:themeColor="text1"/>
        </w:rPr>
        <w:t>, many species</w:t>
      </w:r>
      <w:r w:rsidR="00E162E0">
        <w:rPr>
          <w:color w:val="000000" w:themeColor="text1"/>
        </w:rPr>
        <w:t xml:space="preserve"> are absent </w:t>
      </w:r>
      <w:r w:rsidR="00C45C49">
        <w:rPr>
          <w:color w:val="000000" w:themeColor="text1"/>
        </w:rPr>
        <w:t xml:space="preserve">or have incomplete data which restricts their </w:t>
      </w:r>
      <w:r w:rsidR="00E162E0">
        <w:rPr>
          <w:color w:val="000000" w:themeColor="text1"/>
        </w:rPr>
        <w:t>exact</w:t>
      </w:r>
      <w:r w:rsidR="00C45C49">
        <w:rPr>
          <w:color w:val="000000" w:themeColor="text1"/>
        </w:rPr>
        <w:t xml:space="preserve"> identification </w:t>
      </w:r>
      <w:r w:rsidR="00E162E0">
        <w:rPr>
          <w:color w:val="000000" w:themeColor="text1"/>
        </w:rPr>
        <w:t xml:space="preserve">with </w:t>
      </w:r>
      <w:r w:rsidR="00C45C49">
        <w:rPr>
          <w:color w:val="000000" w:themeColor="text1"/>
        </w:rPr>
        <w:t xml:space="preserve">eDNA </w:t>
      </w:r>
      <w:r w:rsidR="00C45C49">
        <w:rPr>
          <w:color w:val="000000" w:themeColor="text1"/>
        </w:rPr>
        <w:fldChar w:fldCharType="begin">
          <w:fldData xml:space="preserve">PEVuZE5vdGU+PENpdGU+PEF1dGhvcj5CdWNrbGluPC9BdXRob3I+PFllYXI+MjAyMTwvWWVhcj48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</w:fldData>
        </w:fldChar>
      </w:r>
      <w:r w:rsidR="00C45C49">
        <w:rPr>
          <w:color w:val="000000" w:themeColor="text1"/>
        </w:rPr>
        <w:instrText xml:space="preserve"> ADDIN EN.JS.CITE </w:instrText>
      </w:r>
      <w:r w:rsidR="00C45C49">
        <w:rPr>
          <w:color w:val="000000" w:themeColor="text1"/>
        </w:rPr>
      </w:r>
      <w:r w:rsidR="00C45C49">
        <w:rPr>
          <w:color w:val="000000" w:themeColor="text1"/>
        </w:rPr>
        <w:fldChar w:fldCharType="separate"/>
      </w:r>
      <w:r w:rsidR="009212AA">
        <w:rPr>
          <w:noProof/>
          <w:color w:val="000000" w:themeColor="text1"/>
        </w:rPr>
        <w:t>(Bucklin et al., 2021)</w:t>
      </w:r>
      <w:r w:rsidR="00C45C49">
        <w:rPr>
          <w:color w:val="000000" w:themeColor="text1"/>
        </w:rPr>
        <w:fldChar w:fldCharType="end"/>
      </w:r>
      <w:r w:rsidR="00C45C49">
        <w:rPr>
          <w:color w:val="000000" w:themeColor="text1"/>
        </w:rPr>
        <w:t>. Having a more robust database would allow for a more accurate interpretation of communities</w:t>
      </w:r>
      <w:r w:rsidR="00DA4C1B">
        <w:rPr>
          <w:color w:val="000000" w:themeColor="text1"/>
        </w:rPr>
        <w:t xml:space="preserve">, their environmental drivers </w:t>
      </w:r>
      <w:r w:rsidR="00C45C49">
        <w:rPr>
          <w:color w:val="000000" w:themeColor="text1"/>
        </w:rPr>
        <w:t xml:space="preserve">and their role within an </w:t>
      </w:r>
      <w:r w:rsidR="00DA4C1B">
        <w:rPr>
          <w:color w:val="000000" w:themeColor="text1"/>
        </w:rPr>
        <w:t>ecosystem</w:t>
      </w:r>
      <w:r w:rsidR="00C45C49">
        <w:rPr>
          <w:color w:val="000000" w:themeColor="text1"/>
        </w:rPr>
        <w:t xml:space="preserve">. </w:t>
      </w:r>
    </w:p>
    <w:p w14:paraId="401A8FB4" w14:textId="59BB95BD" w:rsidR="00067EA3" w:rsidRDefault="00067EA3" w:rsidP="00FD21B5">
      <w:pPr>
        <w:spacing w:line="360" w:lineRule="auto"/>
        <w:ind w:firstLine="720"/>
        <w:jc w:val="both"/>
        <w:rPr>
          <w:color w:val="000000" w:themeColor="text1"/>
        </w:rPr>
      </w:pPr>
      <w:r>
        <w:rPr>
          <w:color w:val="000000" w:themeColor="text1"/>
        </w:rPr>
        <w:t>Nevertheless,</w:t>
      </w:r>
      <w:r w:rsidRPr="00EC33F6">
        <w:rPr>
          <w:color w:val="000000" w:themeColor="text1"/>
        </w:rPr>
        <w:t xml:space="preserve"> </w:t>
      </w:r>
      <w:r>
        <w:rPr>
          <w:color w:val="000000" w:themeColor="text1"/>
        </w:rPr>
        <w:fldChar w:fldCharType="begin">
          <w:fldData xml:space="preserve">PEVuZE5vdGU+PENpdGUgQXV0aG9yWWVhcj0iMSI+PEF1dGhvcj5Sb3Vya2U8L0F1dGhvcj48WWVh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=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sidR="009212AA">
        <w:rPr>
          <w:noProof/>
          <w:color w:val="000000" w:themeColor="text1"/>
        </w:rPr>
        <w:t>Rourke et al. (2021)</w:t>
      </w:r>
      <w:r>
        <w:rPr>
          <w:color w:val="000000" w:themeColor="text1"/>
        </w:rPr>
        <w:fldChar w:fldCharType="end"/>
      </w:r>
      <w:r>
        <w:rPr>
          <w:color w:val="000000" w:themeColor="text1"/>
        </w:rPr>
        <w:t xml:space="preserve"> </w:t>
      </w:r>
      <w:r w:rsidRPr="00EC33F6">
        <w:rPr>
          <w:color w:val="000000" w:themeColor="text1"/>
        </w:rPr>
        <w:t xml:space="preserve">and </w:t>
      </w:r>
      <w:r>
        <w:rPr>
          <w:color w:val="000000" w:themeColor="text1"/>
        </w:rPr>
        <w:fldChar w:fldCharType="begin">
          <w:fldData xml:space="preserve">PEVuZE5vdGU+PENpdGUgQXV0aG9yWWVhcj0iMSI+PEF1dGhvcj5LbHltdXM8L0F1dGhvcj48WWVh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</w:fldData>
        </w:fldChar>
      </w:r>
      <w:r>
        <w:rPr>
          <w:color w:val="000000" w:themeColor="text1"/>
        </w:rPr>
        <w:instrText xml:space="preserve"> ADDIN EN.JS.CITE </w:instrText>
      </w:r>
      <w:r>
        <w:rPr>
          <w:color w:val="000000" w:themeColor="text1"/>
        </w:rPr>
      </w:r>
      <w:r>
        <w:rPr>
          <w:color w:val="000000" w:themeColor="text1"/>
        </w:rPr>
        <w:fldChar w:fldCharType="separate"/>
      </w:r>
      <w:r w:rsidR="009212AA">
        <w:rPr>
          <w:noProof/>
          <w:color w:val="000000" w:themeColor="text1"/>
        </w:rPr>
        <w:t>Klymus et al. (2015)</w:t>
      </w:r>
      <w:r>
        <w:rPr>
          <w:color w:val="000000" w:themeColor="text1"/>
        </w:rPr>
        <w:fldChar w:fldCharType="end"/>
      </w:r>
      <w:r>
        <w:rPr>
          <w:color w:val="000000" w:themeColor="text1"/>
        </w:rPr>
        <w:t xml:space="preserve"> </w:t>
      </w:r>
      <w:r w:rsidRPr="00EC33F6">
        <w:rPr>
          <w:color w:val="000000" w:themeColor="text1"/>
        </w:rPr>
        <w:t xml:space="preserve">supports its </w:t>
      </w:r>
      <w:r>
        <w:rPr>
          <w:color w:val="000000" w:themeColor="text1"/>
        </w:rPr>
        <w:t>use and have recorded linear relationships between</w:t>
      </w:r>
      <w:r w:rsidRPr="00EC33F6">
        <w:rPr>
          <w:color w:val="000000" w:themeColor="text1"/>
        </w:rPr>
        <w:t xml:space="preserve"> eDNA concentration</w:t>
      </w:r>
      <w:r>
        <w:rPr>
          <w:color w:val="000000" w:themeColor="text1"/>
        </w:rPr>
        <w:t>s and</w:t>
      </w:r>
      <w:r w:rsidRPr="00EC33F6">
        <w:rPr>
          <w:color w:val="000000" w:themeColor="text1"/>
        </w:rPr>
        <w:t xml:space="preserve"> biomass and density. T</w:t>
      </w:r>
      <w:r>
        <w:rPr>
          <w:color w:val="000000" w:themeColor="text1"/>
        </w:rPr>
        <w:t xml:space="preserve">hese contrasting findings highlight the need for better standardization and validation of the method, especially so considering its </w:t>
      </w:r>
      <w:r w:rsidR="00594ABF">
        <w:rPr>
          <w:color w:val="000000" w:themeColor="text1"/>
        </w:rPr>
        <w:t>discussed</w:t>
      </w:r>
      <w:r>
        <w:rPr>
          <w:color w:val="000000" w:themeColor="text1"/>
        </w:rPr>
        <w:t xml:space="preserve"> use within</w:t>
      </w:r>
      <w:r w:rsidR="00594ABF">
        <w:rPr>
          <w:color w:val="000000" w:themeColor="text1"/>
        </w:rPr>
        <w:t xml:space="preserve"> future</w:t>
      </w:r>
      <w:r>
        <w:rPr>
          <w:color w:val="000000" w:themeColor="text1"/>
        </w:rPr>
        <w:t xml:space="preserve"> policy making and regulatory framework </w:t>
      </w:r>
      <w:r>
        <w:rPr>
          <w:color w:val="000000" w:themeColor="text1"/>
        </w:rPr>
        <w:fldChar w:fldCharType="begin">
          <w:fldData xml:space="preserve">PEVuZE5vdGU+PENpdGU+PEF1dGhvcj5Gb25zZWNhPC9BdXRob3I+PFllYXI+MjAyMzwvWWVhcj48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</w:fldData>
        </w:fldChar>
      </w:r>
      <w:r>
        <w:rPr>
          <w:color w:val="000000" w:themeColor="text1"/>
        </w:rPr>
        <w:instrText xml:space="preserve"> ADDIN EN.JS.CITE </w:instrText>
      </w:r>
      <w:r>
        <w:rPr>
          <w:color w:val="000000" w:themeColor="text1"/>
        </w:rPr>
      </w:r>
      <w:r>
        <w:rPr>
          <w:color w:val="000000" w:themeColor="text1"/>
        </w:rPr>
        <w:fldChar w:fldCharType="separate"/>
      </w:r>
      <w:r w:rsidR="009212AA">
        <w:rPr>
          <w:noProof/>
          <w:color w:val="000000" w:themeColor="text1"/>
        </w:rPr>
        <w:t>(Fonseca et al., 2023, Hinz et al., 2022)</w:t>
      </w:r>
      <w:r>
        <w:rPr>
          <w:color w:val="000000" w:themeColor="text1"/>
        </w:rPr>
        <w:fldChar w:fldCharType="end"/>
      </w:r>
      <w:r>
        <w:rPr>
          <w:color w:val="000000" w:themeColor="text1"/>
        </w:rPr>
        <w:t>.</w:t>
      </w:r>
    </w:p>
    <w:p w14:paraId="3BC437C9" w14:textId="030134F5" w:rsidR="00AE211D" w:rsidRDefault="004A5E6B" w:rsidP="00FD21B5">
      <w:pPr>
        <w:spacing w:line="360" w:lineRule="auto"/>
        <w:jc w:val="both"/>
        <w:rPr>
          <w:color w:val="000000" w:themeColor="text1"/>
        </w:rPr>
      </w:pPr>
      <w:r>
        <w:rPr>
          <w:color w:val="000000" w:themeColor="text1"/>
        </w:rPr>
        <w:t>An</w:t>
      </w:r>
      <w:r w:rsidR="00056340">
        <w:rPr>
          <w:color w:val="000000" w:themeColor="text1"/>
        </w:rPr>
        <w:t xml:space="preserve"> </w:t>
      </w:r>
      <w:r>
        <w:rPr>
          <w:color w:val="000000" w:themeColor="text1"/>
        </w:rPr>
        <w:t xml:space="preserve">established strategy for enhancing detection sensitivity </w:t>
      </w:r>
      <w:r w:rsidR="00371D36">
        <w:rPr>
          <w:color w:val="000000" w:themeColor="text1"/>
        </w:rPr>
        <w:t>and reducing</w:t>
      </w:r>
      <w:r>
        <w:rPr>
          <w:color w:val="000000" w:themeColor="text1"/>
        </w:rPr>
        <w:t xml:space="preserve"> fals</w:t>
      </w:r>
      <w:r w:rsidR="00371D36">
        <w:rPr>
          <w:color w:val="000000" w:themeColor="text1"/>
        </w:rPr>
        <w:t>e</w:t>
      </w:r>
      <w:r>
        <w:rPr>
          <w:color w:val="000000" w:themeColor="text1"/>
        </w:rPr>
        <w:t xml:space="preserve"> </w:t>
      </w:r>
      <w:r w:rsidR="00371D36">
        <w:rPr>
          <w:color w:val="000000" w:themeColor="text1"/>
        </w:rPr>
        <w:t xml:space="preserve">positive and false </w:t>
      </w:r>
      <w:r>
        <w:rPr>
          <w:color w:val="000000" w:themeColor="text1"/>
        </w:rPr>
        <w:t xml:space="preserve">negatives is to combine metabarcoding analyses with conventional morpho-taxonomic surveys </w:t>
      </w:r>
      <w:r w:rsidR="00371D36">
        <w:rPr>
          <w:color w:val="000000" w:themeColor="text1"/>
        </w:rPr>
        <w:t>through</w:t>
      </w:r>
      <w:r>
        <w:rPr>
          <w:color w:val="000000" w:themeColor="text1"/>
        </w:rPr>
        <w:t xml:space="preserve"> quantitative microscopy </w:t>
      </w:r>
      <w:r w:rsidR="00371D36">
        <w:rPr>
          <w:color w:val="000000" w:themeColor="text1"/>
        </w:rPr>
        <w:fldChar w:fldCharType="begin">
          <w:fldData xml:space="preserve">PEVuZE5vdGU+PENpdGU+PEF1dGhvcj5BbW1vbjwvQXV0aG9yPjxZZWFyPjIwMTg8L1llYXI+PFJl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</w:fldData>
        </w:fldChar>
      </w:r>
      <w:r w:rsidR="00371D36">
        <w:rPr>
          <w:color w:val="000000" w:themeColor="text1"/>
        </w:rPr>
        <w:instrText xml:space="preserve"> ADDIN EN.JS.CITE </w:instrText>
      </w:r>
      <w:r w:rsidR="00371D36">
        <w:rPr>
          <w:color w:val="000000" w:themeColor="text1"/>
        </w:rPr>
      </w:r>
      <w:r w:rsidR="00371D36">
        <w:rPr>
          <w:color w:val="000000" w:themeColor="text1"/>
        </w:rPr>
        <w:fldChar w:fldCharType="separate"/>
      </w:r>
      <w:r w:rsidR="009212AA">
        <w:rPr>
          <w:noProof/>
          <w:color w:val="000000" w:themeColor="text1"/>
        </w:rPr>
        <w:t>(Ammon et al., 2018, Chen et al., 2023)</w:t>
      </w:r>
      <w:r w:rsidR="00371D36">
        <w:rPr>
          <w:color w:val="000000" w:themeColor="text1"/>
        </w:rPr>
        <w:fldChar w:fldCharType="end"/>
      </w:r>
      <w:r w:rsidR="00371D36">
        <w:rPr>
          <w:color w:val="000000" w:themeColor="text1"/>
        </w:rPr>
        <w:t xml:space="preserve">. </w:t>
      </w:r>
      <w:r w:rsidR="00AE211D">
        <w:rPr>
          <w:color w:val="000000" w:themeColor="text1"/>
        </w:rPr>
        <w:t>When combined, t</w:t>
      </w:r>
      <w:r w:rsidR="00C83BEB">
        <w:rPr>
          <w:color w:val="000000" w:themeColor="text1"/>
        </w:rPr>
        <w:t xml:space="preserve">he </w:t>
      </w:r>
      <w:r w:rsidR="00C83BEB">
        <w:rPr>
          <w:color w:val="000000" w:themeColor="text1"/>
        </w:rPr>
        <w:lastRenderedPageBreak/>
        <w:t xml:space="preserve">distinct types </w:t>
      </w:r>
      <w:r w:rsidR="00060FDB">
        <w:rPr>
          <w:color w:val="000000" w:themeColor="text1"/>
        </w:rPr>
        <w:t>of data</w:t>
      </w:r>
      <w:r w:rsidR="00C83BEB">
        <w:rPr>
          <w:color w:val="000000" w:themeColor="text1"/>
        </w:rPr>
        <w:t xml:space="preserve"> generated by each method </w:t>
      </w:r>
      <w:r w:rsidR="00AE211D">
        <w:rPr>
          <w:color w:val="000000" w:themeColor="text1"/>
        </w:rPr>
        <w:t>contributes to building a more comprehensive</w:t>
      </w:r>
      <w:r w:rsidR="00C83BEB">
        <w:rPr>
          <w:color w:val="000000" w:themeColor="text1"/>
        </w:rPr>
        <w:t xml:space="preserve"> biodiversity profile. eDNA analyses typically yield qualitative or low level semi-quantitative data revealing species presence or absence within an environmental sample </w:t>
      </w:r>
      <w:r w:rsidR="00C83BEB">
        <w:rPr>
          <w:color w:val="000000" w:themeColor="text1"/>
        </w:rPr>
        <w:fldChar w:fldCharType="begin">
          <w:fldData xml:space="preserve">PEVuZE5vdGU+PENpdGU+PEF1dGhvcj5aYWlrbzwvQXV0aG9yPjxZZWFyPjIwMTY8L1llYXI+PFJl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</w:fldData>
        </w:fldChar>
      </w:r>
      <w:r w:rsidR="00C83BEB">
        <w:rPr>
          <w:color w:val="000000" w:themeColor="text1"/>
        </w:rPr>
        <w:instrText xml:space="preserve"> ADDIN EN.JS.CITE </w:instrText>
      </w:r>
      <w:r w:rsidR="00C83BEB">
        <w:rPr>
          <w:color w:val="000000" w:themeColor="text1"/>
        </w:rPr>
      </w:r>
      <w:r w:rsidR="00C83BEB">
        <w:rPr>
          <w:color w:val="000000" w:themeColor="text1"/>
        </w:rPr>
        <w:fldChar w:fldCharType="separate"/>
      </w:r>
      <w:r w:rsidR="009212AA">
        <w:rPr>
          <w:noProof/>
          <w:color w:val="000000" w:themeColor="text1"/>
        </w:rPr>
        <w:t>(Zaiko et al., 2016)</w:t>
      </w:r>
      <w:r w:rsidR="00C83BEB">
        <w:rPr>
          <w:color w:val="000000" w:themeColor="text1"/>
        </w:rPr>
        <w:fldChar w:fldCharType="end"/>
      </w:r>
      <w:r w:rsidR="00C83BEB">
        <w:rPr>
          <w:color w:val="000000" w:themeColor="text1"/>
        </w:rPr>
        <w:t>. In this respect</w:t>
      </w:r>
      <w:r w:rsidR="004E3AF5">
        <w:rPr>
          <w:color w:val="000000" w:themeColor="text1"/>
        </w:rPr>
        <w:t>, eDNA</w:t>
      </w:r>
      <w:r w:rsidR="00C83BEB">
        <w:rPr>
          <w:color w:val="000000" w:themeColor="text1"/>
        </w:rPr>
        <w:t xml:space="preserve"> performs well</w:t>
      </w:r>
      <w:r w:rsidR="004E3AF5">
        <w:rPr>
          <w:color w:val="000000" w:themeColor="text1"/>
        </w:rPr>
        <w:t>; however,</w:t>
      </w:r>
      <w:r w:rsidR="00C83BEB">
        <w:rPr>
          <w:color w:val="000000" w:themeColor="text1"/>
        </w:rPr>
        <w:t xml:space="preserve"> </w:t>
      </w:r>
      <w:r w:rsidR="004E3AF5">
        <w:rPr>
          <w:color w:val="000000" w:themeColor="text1"/>
        </w:rPr>
        <w:t xml:space="preserve">results using DNA concentration </w:t>
      </w:r>
      <w:r w:rsidR="00EC33F6">
        <w:rPr>
          <w:color w:val="000000" w:themeColor="text1"/>
        </w:rPr>
        <w:t>as a proxy for</w:t>
      </w:r>
      <w:r w:rsidR="004E3AF5">
        <w:rPr>
          <w:color w:val="000000" w:themeColor="text1"/>
        </w:rPr>
        <w:t xml:space="preserve"> species biomass or density </w:t>
      </w:r>
      <w:r w:rsidR="00EC33F6">
        <w:rPr>
          <w:color w:val="000000" w:themeColor="text1"/>
        </w:rPr>
        <w:t>remains contentious.</w:t>
      </w:r>
      <w:r w:rsidR="00EC33F6" w:rsidRPr="00EC33F6">
        <w:t xml:space="preserve"> </w:t>
      </w:r>
      <w:r w:rsidR="0001671F">
        <w:fldChar w:fldCharType="begin">
          <w:fldData xml:space="preserve">PEVuZE5vdGU+PENpdGUgQXV0aG9yWWVhcj0iMSI+PEF1dGhvcj5IYW5zZW48L0F1dGhvcj48WWVh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</w:fldData>
        </w:fldChar>
      </w:r>
      <w:r w:rsidR="0001671F">
        <w:instrText xml:space="preserve"> ADDIN EN.JS.CITE </w:instrText>
      </w:r>
      <w:r w:rsidR="0001671F">
        <w:fldChar w:fldCharType="separate"/>
      </w:r>
      <w:r w:rsidR="009212AA">
        <w:rPr>
          <w:noProof/>
        </w:rPr>
        <w:t>Hansen et al. (2018)</w:t>
      </w:r>
      <w:r w:rsidR="0001671F">
        <w:fldChar w:fldCharType="end"/>
      </w:r>
      <w:r w:rsidR="0001671F">
        <w:t xml:space="preserve"> </w:t>
      </w:r>
      <w:r w:rsidR="00EC33F6" w:rsidRPr="00EC33F6">
        <w:rPr>
          <w:color w:val="000000" w:themeColor="text1"/>
        </w:rPr>
        <w:t>and</w:t>
      </w:r>
      <w:r w:rsidR="0001671F">
        <w:rPr>
          <w:color w:val="000000" w:themeColor="text1"/>
        </w:rPr>
        <w:t xml:space="preserve"> </w:t>
      </w:r>
      <w:r w:rsidR="0001671F">
        <w:rPr>
          <w:color w:val="000000" w:themeColor="text1"/>
        </w:rPr>
        <w:fldChar w:fldCharType="begin">
          <w:fldData xml:space="preserve">PEVuZE5vdGU+PENpdGUgQXV0aG9yWWVhcj0iMSI+PEF1dGhvcj5EYW56aWdlcjwvQXV0aG9yPjxZ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</w:fldData>
        </w:fldChar>
      </w:r>
      <w:r w:rsidR="0001671F">
        <w:rPr>
          <w:color w:val="000000" w:themeColor="text1"/>
        </w:rPr>
        <w:instrText xml:space="preserve"> ADDIN EN.JS.CITE </w:instrText>
      </w:r>
      <w:r w:rsidR="0001671F">
        <w:rPr>
          <w:color w:val="000000" w:themeColor="text1"/>
        </w:rPr>
      </w:r>
      <w:r w:rsidR="0001671F">
        <w:rPr>
          <w:color w:val="000000" w:themeColor="text1"/>
        </w:rPr>
        <w:fldChar w:fldCharType="separate"/>
      </w:r>
      <w:r w:rsidR="009212AA">
        <w:rPr>
          <w:noProof/>
          <w:color w:val="000000" w:themeColor="text1"/>
        </w:rPr>
        <w:t>Danziger et al. (2022)</w:t>
      </w:r>
      <w:r w:rsidR="0001671F">
        <w:rPr>
          <w:color w:val="000000" w:themeColor="text1"/>
        </w:rPr>
        <w:fldChar w:fldCharType="end"/>
      </w:r>
      <w:r w:rsidR="0001671F">
        <w:rPr>
          <w:color w:val="000000" w:themeColor="text1"/>
        </w:rPr>
        <w:t xml:space="preserve"> bring into </w:t>
      </w:r>
      <w:r w:rsidR="00EC33F6">
        <w:rPr>
          <w:color w:val="000000" w:themeColor="text1"/>
        </w:rPr>
        <w:t xml:space="preserve">question </w:t>
      </w:r>
      <w:r w:rsidR="00EC33F6" w:rsidRPr="00EC33F6">
        <w:rPr>
          <w:color w:val="000000" w:themeColor="text1"/>
        </w:rPr>
        <w:t>its reliability due to confounding factors like DNA shedding rates, environmental degradation</w:t>
      </w:r>
      <w:r w:rsidR="0001671F">
        <w:rPr>
          <w:color w:val="000000" w:themeColor="text1"/>
        </w:rPr>
        <w:t xml:space="preserve"> and even species’ breeding cycle and seasonality</w:t>
      </w:r>
      <w:r w:rsidR="00EC33F6" w:rsidRPr="00EC33F6">
        <w:rPr>
          <w:color w:val="000000" w:themeColor="text1"/>
        </w:rPr>
        <w:t xml:space="preserve">. </w:t>
      </w:r>
    </w:p>
    <w:p w14:paraId="0F5D9432" w14:textId="539B6D6E" w:rsidR="00864C3C" w:rsidRDefault="00A763E9" w:rsidP="00FD21B5">
      <w:pPr>
        <w:spacing w:line="360" w:lineRule="auto"/>
        <w:jc w:val="both"/>
        <w:rPr>
          <w:color w:val="000000" w:themeColor="text1"/>
        </w:rPr>
      </w:pPr>
      <w:r>
        <w:rPr>
          <w:color w:val="000000" w:themeColor="text1"/>
        </w:rPr>
        <w:t xml:space="preserve">A </w:t>
      </w:r>
      <w:r w:rsidRPr="00A763E9">
        <w:rPr>
          <w:color w:val="000000" w:themeColor="text1"/>
        </w:rPr>
        <w:t xml:space="preserve">recent study examining planktonic threats in salmon aquaculture </w:t>
      </w:r>
      <w:r>
        <w:rPr>
          <w:color w:val="000000" w:themeColor="text1"/>
        </w:rPr>
        <w:t>revealed poor</w:t>
      </w:r>
      <w:r w:rsidRPr="00A763E9">
        <w:rPr>
          <w:color w:val="000000" w:themeColor="text1"/>
        </w:rPr>
        <w:t xml:space="preserve"> correlation between microscopic and molecular approaches</w:t>
      </w:r>
      <w:r>
        <w:rPr>
          <w:color w:val="000000" w:themeColor="text1"/>
        </w:rPr>
        <w:t xml:space="preserve"> </w:t>
      </w:r>
      <w:r>
        <w:rPr>
          <w:color w:val="000000" w:themeColor="text1"/>
        </w:rPr>
        <w:fldChar w:fldCharType="begin">
          <w:fldData xml:space="preserve">PEVuZE5vdGU+PENpdGU+PEF1dGhvcj5BbGd1ZXLDs+KAkE11w7FpejwvQXV0aG9yPjxZZWFyPjIw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</w:fldData>
        </w:fldChar>
      </w:r>
      <w:r>
        <w:rPr>
          <w:color w:val="000000" w:themeColor="text1"/>
        </w:rPr>
        <w:instrText xml:space="preserve"> ADDIN EN.JS.CITE </w:instrText>
      </w:r>
      <w:r>
        <w:rPr>
          <w:color w:val="000000" w:themeColor="text1"/>
        </w:rPr>
      </w:r>
      <w:r>
        <w:rPr>
          <w:color w:val="000000" w:themeColor="text1"/>
        </w:rPr>
        <w:fldChar w:fldCharType="separate"/>
      </w:r>
      <w:r w:rsidR="009212AA">
        <w:rPr>
          <w:noProof/>
          <w:color w:val="000000" w:themeColor="text1"/>
        </w:rPr>
        <w:t>(Algueró</w:t>
      </w:r>
      <w:r w:rsidR="009212AA">
        <w:rPr>
          <w:rFonts w:ascii="Cambria Math" w:hAnsi="Cambria Math" w:cs="Cambria Math"/>
          <w:noProof/>
          <w:color w:val="000000" w:themeColor="text1"/>
        </w:rPr>
        <w:t>‐</w:t>
      </w:r>
      <w:r w:rsidR="009212AA">
        <w:rPr>
          <w:noProof/>
          <w:color w:val="000000" w:themeColor="text1"/>
        </w:rPr>
        <w:t>Mu</w:t>
      </w:r>
      <w:r w:rsidR="009212AA">
        <w:rPr>
          <w:rFonts w:ascii="Aptos" w:hAnsi="Aptos" w:cs="Aptos"/>
          <w:noProof/>
          <w:color w:val="000000" w:themeColor="text1"/>
        </w:rPr>
        <w:t>ñ</w:t>
      </w:r>
      <w:r w:rsidR="009212AA">
        <w:rPr>
          <w:noProof/>
          <w:color w:val="000000" w:themeColor="text1"/>
        </w:rPr>
        <w:t>iz et al., 2024)</w:t>
      </w:r>
      <w:r>
        <w:rPr>
          <w:color w:val="000000" w:themeColor="text1"/>
        </w:rPr>
        <w:fldChar w:fldCharType="end"/>
      </w:r>
      <w:r w:rsidRPr="00A763E9">
        <w:rPr>
          <w:color w:val="000000" w:themeColor="text1"/>
        </w:rPr>
        <w:t xml:space="preserve">. </w:t>
      </w:r>
      <w:r w:rsidR="00C34EEB">
        <w:rPr>
          <w:color w:val="000000" w:themeColor="text1"/>
        </w:rPr>
        <w:t>Microscopy provides direct quantitative data revealing precise biomass estimates but is highly dependent on the observer’s taxonomic expertise and is</w:t>
      </w:r>
      <w:r w:rsidR="00877094">
        <w:rPr>
          <w:color w:val="000000" w:themeColor="text1"/>
        </w:rPr>
        <w:t xml:space="preserve"> both</w:t>
      </w:r>
      <w:r w:rsidR="00C34EEB">
        <w:rPr>
          <w:color w:val="000000" w:themeColor="text1"/>
        </w:rPr>
        <w:t xml:space="preserve"> high</w:t>
      </w:r>
      <w:r w:rsidR="00877094">
        <w:rPr>
          <w:color w:val="000000" w:themeColor="text1"/>
        </w:rPr>
        <w:t>ly</w:t>
      </w:r>
      <w:r w:rsidR="00C34EEB">
        <w:rPr>
          <w:color w:val="000000" w:themeColor="text1"/>
        </w:rPr>
        <w:t xml:space="preserve"> labour intensive and time consuming </w:t>
      </w:r>
      <w:r w:rsidR="00C34EEB">
        <w:rPr>
          <w:color w:val="000000" w:themeColor="text1"/>
        </w:rPr>
        <w:fldChar w:fldCharType="begin">
          <w:fldData xml:space="preserve">PEVuZE5vdGU+PENpdGU+PEF1dGhvcj5DaGVuPC9BdXRob3I+PFllYXI+MjAyMzwvWWVhcj48UmVj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</w:fldData>
        </w:fldChar>
      </w:r>
      <w:r w:rsidR="00C34EEB">
        <w:rPr>
          <w:color w:val="000000" w:themeColor="text1"/>
        </w:rPr>
        <w:instrText xml:space="preserve"> ADDIN EN.JS.CITE </w:instrText>
      </w:r>
      <w:r w:rsidR="00C34EEB">
        <w:rPr>
          <w:color w:val="000000" w:themeColor="text1"/>
        </w:rPr>
      </w:r>
      <w:r w:rsidR="00C34EEB">
        <w:rPr>
          <w:color w:val="000000" w:themeColor="text1"/>
        </w:rPr>
        <w:fldChar w:fldCharType="separate"/>
      </w:r>
      <w:r w:rsidR="009212AA">
        <w:rPr>
          <w:noProof/>
          <w:color w:val="000000" w:themeColor="text1"/>
        </w:rPr>
        <w:t>(Chen et al., 2023)</w:t>
      </w:r>
      <w:r w:rsidR="00C34EEB">
        <w:rPr>
          <w:color w:val="000000" w:themeColor="text1"/>
        </w:rPr>
        <w:fldChar w:fldCharType="end"/>
      </w:r>
      <w:r w:rsidR="00C34EEB">
        <w:rPr>
          <w:color w:val="000000" w:themeColor="text1"/>
        </w:rPr>
        <w:t xml:space="preserve">. </w:t>
      </w:r>
      <w:r>
        <w:rPr>
          <w:color w:val="000000" w:themeColor="text1"/>
        </w:rPr>
        <w:t>The m</w:t>
      </w:r>
      <w:r w:rsidRPr="00A763E9">
        <w:rPr>
          <w:color w:val="000000" w:themeColor="text1"/>
        </w:rPr>
        <w:t>olecular method</w:t>
      </w:r>
      <w:r>
        <w:rPr>
          <w:color w:val="000000" w:themeColor="text1"/>
        </w:rPr>
        <w:t xml:space="preserve"> (eDNA metabarcoding)</w:t>
      </w:r>
      <w:r w:rsidRPr="00A763E9">
        <w:rPr>
          <w:color w:val="000000" w:themeColor="text1"/>
        </w:rPr>
        <w:t xml:space="preserve"> demonstrated limited predictive power for organism abundance</w:t>
      </w:r>
      <w:r>
        <w:rPr>
          <w:color w:val="000000" w:themeColor="text1"/>
        </w:rPr>
        <w:t xml:space="preserve"> and</w:t>
      </w:r>
      <w:r w:rsidRPr="00A763E9">
        <w:rPr>
          <w:color w:val="000000" w:themeColor="text1"/>
        </w:rPr>
        <w:t xml:space="preserve"> considerable variation in detection sensitivities was </w:t>
      </w:r>
      <w:r>
        <w:rPr>
          <w:color w:val="000000" w:themeColor="text1"/>
        </w:rPr>
        <w:t xml:space="preserve">also </w:t>
      </w:r>
      <w:r w:rsidRPr="00A763E9">
        <w:rPr>
          <w:color w:val="000000" w:themeColor="text1"/>
        </w:rPr>
        <w:t>observed between the methods, with each approach identifying certain species that the other failed to detect</w:t>
      </w:r>
      <w:r>
        <w:rPr>
          <w:color w:val="000000" w:themeColor="text1"/>
        </w:rPr>
        <w:t xml:space="preserve"> </w:t>
      </w:r>
      <w:r>
        <w:rPr>
          <w:color w:val="000000" w:themeColor="text1"/>
        </w:rPr>
        <w:fldChar w:fldCharType="begin">
          <w:fldData xml:space="preserve">PEVuZE5vdGU+PENpdGU+PEF1dGhvcj5BbGd1ZXLDs+KAkE11w7FpejwvQXV0aG9yPjxZZWFyPjIw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</w:fldData>
        </w:fldChar>
      </w:r>
      <w:r>
        <w:rPr>
          <w:color w:val="000000" w:themeColor="text1"/>
        </w:rPr>
        <w:instrText xml:space="preserve"> ADDIN EN.JS.CITE </w:instrText>
      </w:r>
      <w:r>
        <w:rPr>
          <w:color w:val="000000" w:themeColor="text1"/>
        </w:rPr>
      </w:r>
      <w:r>
        <w:rPr>
          <w:color w:val="000000" w:themeColor="text1"/>
        </w:rPr>
        <w:fldChar w:fldCharType="separate"/>
      </w:r>
      <w:r w:rsidR="009212AA">
        <w:rPr>
          <w:noProof/>
          <w:color w:val="000000" w:themeColor="text1"/>
        </w:rPr>
        <w:t>(Algueró</w:t>
      </w:r>
      <w:r w:rsidR="009212AA">
        <w:rPr>
          <w:rFonts w:ascii="Cambria Math" w:hAnsi="Cambria Math" w:cs="Cambria Math"/>
          <w:noProof/>
          <w:color w:val="000000" w:themeColor="text1"/>
        </w:rPr>
        <w:t>‐</w:t>
      </w:r>
      <w:r w:rsidR="009212AA">
        <w:rPr>
          <w:noProof/>
          <w:color w:val="000000" w:themeColor="text1"/>
        </w:rPr>
        <w:t>Mu</w:t>
      </w:r>
      <w:r w:rsidR="009212AA">
        <w:rPr>
          <w:rFonts w:ascii="Aptos" w:hAnsi="Aptos" w:cs="Aptos"/>
          <w:noProof/>
          <w:color w:val="000000" w:themeColor="text1"/>
        </w:rPr>
        <w:t>ñ</w:t>
      </w:r>
      <w:r w:rsidR="009212AA">
        <w:rPr>
          <w:noProof/>
          <w:color w:val="000000" w:themeColor="text1"/>
        </w:rPr>
        <w:t>iz et al., 2024)</w:t>
      </w:r>
      <w:r>
        <w:rPr>
          <w:color w:val="000000" w:themeColor="text1"/>
        </w:rPr>
        <w:fldChar w:fldCharType="end"/>
      </w:r>
      <w:r>
        <w:rPr>
          <w:color w:val="000000" w:themeColor="text1"/>
        </w:rPr>
        <w:t xml:space="preserve">. These findings highlight that no </w:t>
      </w:r>
      <w:r w:rsidR="0089244E">
        <w:rPr>
          <w:color w:val="000000" w:themeColor="text1"/>
        </w:rPr>
        <w:t xml:space="preserve">single </w:t>
      </w:r>
      <w:r>
        <w:rPr>
          <w:color w:val="000000" w:themeColor="text1"/>
        </w:rPr>
        <w:t>method is perfect</w:t>
      </w:r>
      <w:r w:rsidR="0089244E">
        <w:rPr>
          <w:color w:val="000000" w:themeColor="text1"/>
        </w:rPr>
        <w:t>, while</w:t>
      </w:r>
      <w:r>
        <w:rPr>
          <w:color w:val="000000" w:themeColor="text1"/>
        </w:rPr>
        <w:t xml:space="preserve"> metabarcoding clearly has potential in monitoring</w:t>
      </w:r>
      <w:r w:rsidR="0089244E">
        <w:rPr>
          <w:color w:val="000000" w:themeColor="text1"/>
        </w:rPr>
        <w:t xml:space="preserve">, its current limitations must be considered. </w:t>
      </w:r>
      <w:r w:rsidR="003C346C">
        <w:rPr>
          <w:color w:val="000000" w:themeColor="text1"/>
        </w:rPr>
        <w:t>K</w:t>
      </w:r>
      <w:r w:rsidR="0089244E">
        <w:rPr>
          <w:color w:val="000000" w:themeColor="text1"/>
        </w:rPr>
        <w:t>ey challenge</w:t>
      </w:r>
      <w:r w:rsidR="003C346C">
        <w:rPr>
          <w:color w:val="000000" w:themeColor="text1"/>
        </w:rPr>
        <w:t xml:space="preserve">s </w:t>
      </w:r>
      <w:r w:rsidR="00067EA3">
        <w:rPr>
          <w:color w:val="000000" w:themeColor="text1"/>
        </w:rPr>
        <w:t>in disentangling true signals</w:t>
      </w:r>
      <w:r w:rsidR="003C346C">
        <w:rPr>
          <w:color w:val="000000" w:themeColor="text1"/>
        </w:rPr>
        <w:t xml:space="preserve"> from</w:t>
      </w:r>
      <w:r w:rsidR="00067EA3">
        <w:rPr>
          <w:color w:val="000000" w:themeColor="text1"/>
        </w:rPr>
        <w:t xml:space="preserve"> </w:t>
      </w:r>
      <w:r w:rsidR="0089244E">
        <w:rPr>
          <w:color w:val="000000" w:themeColor="text1"/>
        </w:rPr>
        <w:t>high</w:t>
      </w:r>
      <w:r>
        <w:rPr>
          <w:color w:val="000000" w:themeColor="text1"/>
        </w:rPr>
        <w:t xml:space="preserve"> biological noise</w:t>
      </w:r>
      <w:r w:rsidR="0089244E">
        <w:rPr>
          <w:color w:val="000000" w:themeColor="text1"/>
        </w:rPr>
        <w:t xml:space="preserve"> </w:t>
      </w:r>
      <w:r w:rsidR="00067EA3">
        <w:rPr>
          <w:color w:val="000000" w:themeColor="text1"/>
        </w:rPr>
        <w:t>when</w:t>
      </w:r>
      <w:r w:rsidR="0089244E">
        <w:rPr>
          <w:color w:val="000000" w:themeColor="text1"/>
        </w:rPr>
        <w:t xml:space="preserve"> using</w:t>
      </w:r>
      <w:r>
        <w:rPr>
          <w:color w:val="000000" w:themeColor="text1"/>
        </w:rPr>
        <w:t xml:space="preserve"> universal markers</w:t>
      </w:r>
      <w:r w:rsidR="0089244E">
        <w:rPr>
          <w:color w:val="000000" w:themeColor="text1"/>
        </w:rPr>
        <w:t xml:space="preserve"> hinder</w:t>
      </w:r>
      <w:r w:rsidR="00067EA3">
        <w:rPr>
          <w:color w:val="000000" w:themeColor="text1"/>
        </w:rPr>
        <w:t>s</w:t>
      </w:r>
      <w:r w:rsidR="0089244E">
        <w:rPr>
          <w:color w:val="000000" w:themeColor="text1"/>
        </w:rPr>
        <w:t xml:space="preserve"> accurate species identification</w:t>
      </w:r>
      <w:r w:rsidR="00067EA3">
        <w:rPr>
          <w:color w:val="000000" w:themeColor="text1"/>
        </w:rPr>
        <w:t xml:space="preserve"> </w:t>
      </w:r>
      <w:r w:rsidR="00067EA3">
        <w:rPr>
          <w:color w:val="000000" w:themeColor="text1"/>
        </w:rPr>
        <w:fldChar w:fldCharType="begin">
          <w:fldData xml:space="preserve">PEVuZE5vdGU+PENpdGU+PEF1dGhvcj5Hb2xkPC9BdXRob3I+PFllYXI+MjAyMzwvWWVhcj48UmVj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==
</w:fldData>
        </w:fldChar>
      </w:r>
      <w:r w:rsidR="00067EA3">
        <w:rPr>
          <w:color w:val="000000" w:themeColor="text1"/>
        </w:rPr>
        <w:instrText xml:space="preserve"> ADDIN EN.JS.CITE </w:instrText>
      </w:r>
      <w:r w:rsidR="00067EA3">
        <w:rPr>
          <w:color w:val="000000" w:themeColor="text1"/>
        </w:rPr>
      </w:r>
      <w:r w:rsidR="00067EA3">
        <w:rPr>
          <w:color w:val="000000" w:themeColor="text1"/>
        </w:rPr>
        <w:fldChar w:fldCharType="separate"/>
      </w:r>
      <w:r w:rsidR="009212AA">
        <w:rPr>
          <w:noProof/>
          <w:color w:val="000000" w:themeColor="text1"/>
        </w:rPr>
        <w:t>(Gold et al., 2023)</w:t>
      </w:r>
      <w:r w:rsidR="00067EA3">
        <w:rPr>
          <w:color w:val="000000" w:themeColor="text1"/>
        </w:rPr>
        <w:fldChar w:fldCharType="end"/>
      </w:r>
      <w:r w:rsidR="00067EA3">
        <w:rPr>
          <w:color w:val="000000" w:themeColor="text1"/>
        </w:rPr>
        <w:t>. Additionally,</w:t>
      </w:r>
      <w:r w:rsidR="003C346C">
        <w:rPr>
          <w:color w:val="000000" w:themeColor="text1"/>
        </w:rPr>
        <w:t xml:space="preserve"> failure</w:t>
      </w:r>
      <w:r w:rsidR="00067EA3">
        <w:rPr>
          <w:color w:val="000000" w:themeColor="text1"/>
        </w:rPr>
        <w:t>s</w:t>
      </w:r>
      <w:r w:rsidR="003C346C">
        <w:rPr>
          <w:color w:val="000000" w:themeColor="text1"/>
        </w:rPr>
        <w:t xml:space="preserve"> to detect other species due to processing biases or reference da</w:t>
      </w:r>
      <w:r w:rsidR="00357FA3">
        <w:rPr>
          <w:color w:val="000000" w:themeColor="text1"/>
        </w:rPr>
        <w:t>t</w:t>
      </w:r>
      <w:r w:rsidR="003C346C">
        <w:rPr>
          <w:color w:val="000000" w:themeColor="text1"/>
        </w:rPr>
        <w:t>abase gaps</w:t>
      </w:r>
      <w:r w:rsidR="00067EA3">
        <w:rPr>
          <w:color w:val="000000" w:themeColor="text1"/>
        </w:rPr>
        <w:t xml:space="preserve"> must also be considered</w:t>
      </w:r>
      <w:r w:rsidR="003C346C">
        <w:rPr>
          <w:color w:val="000000" w:themeColor="text1"/>
        </w:rPr>
        <w:t xml:space="preserve">. </w:t>
      </w:r>
      <w:r w:rsidR="00067EA3">
        <w:rPr>
          <w:color w:val="000000" w:themeColor="text1"/>
        </w:rPr>
        <w:t>M</w:t>
      </w:r>
      <w:r w:rsidR="00067EA3" w:rsidRPr="00067EA3">
        <w:rPr>
          <w:color w:val="000000" w:themeColor="text1"/>
        </w:rPr>
        <w:t>ore targeted approach</w:t>
      </w:r>
      <w:r w:rsidR="003C4C9E">
        <w:rPr>
          <w:color w:val="000000" w:themeColor="text1"/>
        </w:rPr>
        <w:t>es therefore</w:t>
      </w:r>
      <w:r w:rsidR="00067EA3" w:rsidRPr="00067EA3">
        <w:rPr>
          <w:color w:val="000000" w:themeColor="text1"/>
        </w:rPr>
        <w:t xml:space="preserve"> seem better suited for specific applications but </w:t>
      </w:r>
      <w:r w:rsidR="003C4C9E">
        <w:rPr>
          <w:color w:val="000000" w:themeColor="text1"/>
        </w:rPr>
        <w:t xml:space="preserve">do </w:t>
      </w:r>
      <w:r w:rsidR="00067EA3" w:rsidRPr="00067EA3">
        <w:rPr>
          <w:color w:val="000000" w:themeColor="text1"/>
        </w:rPr>
        <w:t>come at the expense of limiting the scope for uncovering unknown biodiversity</w:t>
      </w:r>
      <w:r w:rsidR="002D1D9C">
        <w:rPr>
          <w:color w:val="000000" w:themeColor="text1"/>
        </w:rPr>
        <w:t xml:space="preserve"> </w:t>
      </w:r>
      <w:r w:rsidR="002D1D9C">
        <w:rPr>
          <w:color w:val="000000" w:themeColor="text1"/>
        </w:rPr>
        <w:fldChar w:fldCharType="begin">
          <w:fldData xml:space="preserve">PEVuZE5vdGU+PENpdGU+PEF1dGhvcj5Gb25zZWNhPC9BdXRob3I+PFllYXI+MjAyMzwvWWVhcj48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</w:fldData>
        </w:fldChar>
      </w:r>
      <w:r w:rsidR="002D1D9C">
        <w:rPr>
          <w:color w:val="000000" w:themeColor="text1"/>
        </w:rPr>
        <w:instrText xml:space="preserve"> ADDIN EN.JS.CITE </w:instrText>
      </w:r>
      <w:r w:rsidR="002D1D9C">
        <w:rPr>
          <w:color w:val="000000" w:themeColor="text1"/>
        </w:rPr>
      </w:r>
      <w:r w:rsidR="002D1D9C">
        <w:rPr>
          <w:color w:val="000000" w:themeColor="text1"/>
        </w:rPr>
        <w:fldChar w:fldCharType="separate"/>
      </w:r>
      <w:r w:rsidR="009212AA">
        <w:rPr>
          <w:noProof/>
          <w:color w:val="000000" w:themeColor="text1"/>
        </w:rPr>
        <w:t>(Fonseca et al., 2023)</w:t>
      </w:r>
      <w:r w:rsidR="002D1D9C">
        <w:rPr>
          <w:color w:val="000000" w:themeColor="text1"/>
        </w:rPr>
        <w:fldChar w:fldCharType="end"/>
      </w:r>
      <w:r w:rsidR="00067EA3" w:rsidRPr="00067EA3">
        <w:rPr>
          <w:color w:val="000000" w:themeColor="text1"/>
        </w:rPr>
        <w:t>.</w:t>
      </w:r>
      <w:r w:rsidR="00C34EEB">
        <w:rPr>
          <w:color w:val="000000" w:themeColor="text1"/>
        </w:rPr>
        <w:t xml:space="preserve"> As such integration of the two methods can balance the limitations of each approach to provide a more accurate depiction of the community dynamics. </w:t>
      </w:r>
    </w:p>
    <w:p w14:paraId="04325299" w14:textId="77777777" w:rsidR="00DB53AC" w:rsidRDefault="00864C3C" w:rsidP="00FD21B5">
      <w:pPr>
        <w:spacing w:line="360" w:lineRule="auto"/>
        <w:jc w:val="both"/>
        <w:rPr>
          <w:color w:val="000000" w:themeColor="text1"/>
        </w:rPr>
      </w:pPr>
      <w:r>
        <w:rPr>
          <w:color w:val="000000" w:themeColor="text1"/>
        </w:rPr>
        <w:t>Accurate isolation of biofouling-derived DNA (eDNA) from environmental samples can be facilitated by differential filtration techniques that targe</w:t>
      </w:r>
      <w:r w:rsidR="007A4C02">
        <w:rPr>
          <w:color w:val="000000" w:themeColor="text1"/>
        </w:rPr>
        <w:t>t</w:t>
      </w:r>
      <w:r>
        <w:rPr>
          <w:color w:val="000000" w:themeColor="text1"/>
        </w:rPr>
        <w:t xml:space="preserve"> DNA fragments of interest </w:t>
      </w:r>
      <w:r w:rsidR="007A4C02">
        <w:rPr>
          <w:color w:val="000000" w:themeColor="text1"/>
        </w:rPr>
        <w:t xml:space="preserve">by excluding non-target cellular or microbial debris </w:t>
      </w:r>
      <w:r w:rsidR="007A4C02">
        <w:rPr>
          <w:color w:val="000000" w:themeColor="text1"/>
        </w:rPr>
        <w:fldChar w:fldCharType="begin">
          <w:fldData xml:space="preserve">PEVuZE5vdGU+PENpdGU+PEF1dGhvcj5EanVyaHV1czwvQXV0aG9yPjxZZWFyPjIwMTc8L1llYXI+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</w:fldData>
        </w:fldChar>
      </w:r>
      <w:r w:rsidR="007A4C02">
        <w:rPr>
          <w:color w:val="000000" w:themeColor="text1"/>
        </w:rPr>
        <w:instrText xml:space="preserve"> ADDIN EN.JS.CITE </w:instrText>
      </w:r>
      <w:r w:rsidR="007A4C02">
        <w:rPr>
          <w:color w:val="000000" w:themeColor="text1"/>
        </w:rPr>
      </w:r>
      <w:r w:rsidR="007A4C02">
        <w:rPr>
          <w:color w:val="000000" w:themeColor="text1"/>
        </w:rPr>
        <w:fldChar w:fldCharType="separate"/>
      </w:r>
      <w:r w:rsidR="009212AA">
        <w:rPr>
          <w:noProof/>
          <w:color w:val="000000" w:themeColor="text1"/>
        </w:rPr>
        <w:t>(Djurhuus et al., 2017)</w:t>
      </w:r>
      <w:r w:rsidR="007A4C02">
        <w:rPr>
          <w:color w:val="000000" w:themeColor="text1"/>
        </w:rPr>
        <w:fldChar w:fldCharType="end"/>
      </w:r>
      <w:r w:rsidR="007A4C02">
        <w:rPr>
          <w:color w:val="000000" w:themeColor="text1"/>
        </w:rPr>
        <w:t xml:space="preserve">. </w:t>
      </w:r>
      <w:r w:rsidR="00B677CD">
        <w:rPr>
          <w:color w:val="000000" w:themeColor="text1"/>
        </w:rPr>
        <w:t>For example, s</w:t>
      </w:r>
      <w:r w:rsidR="00B677CD" w:rsidRPr="00B677CD">
        <w:rPr>
          <w:color w:val="000000" w:themeColor="text1"/>
        </w:rPr>
        <w:t xml:space="preserve">equential filtration has been </w:t>
      </w:r>
      <w:r w:rsidR="00B677CD">
        <w:rPr>
          <w:color w:val="000000" w:themeColor="text1"/>
        </w:rPr>
        <w:t>utilised</w:t>
      </w:r>
      <w:r w:rsidR="00B677CD" w:rsidRPr="00B677CD">
        <w:rPr>
          <w:color w:val="000000" w:themeColor="text1"/>
        </w:rPr>
        <w:t xml:space="preserve"> to determine the optimal pore size for enhanced material separation, resulting in improved sample purity</w:t>
      </w:r>
      <w:r w:rsidR="00B677CD">
        <w:rPr>
          <w:color w:val="000000" w:themeColor="text1"/>
        </w:rPr>
        <w:t xml:space="preserve"> </w:t>
      </w:r>
      <w:r w:rsidR="00B677CD">
        <w:rPr>
          <w:color w:val="000000" w:themeColor="text1"/>
        </w:rPr>
        <w:fldChar w:fldCharType="begin">
          <w:fldData xml:space="preserve">PEVuZE5vdGU+PENpdGU+PEF1dGhvcj5Cb3dlcnM8L0F1dGhvcj48WWVhcj4yMDIxPC9ZZWFyPjxS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</w:fldData>
        </w:fldChar>
      </w:r>
      <w:r w:rsidR="00B677CD">
        <w:rPr>
          <w:color w:val="000000" w:themeColor="text1"/>
        </w:rPr>
        <w:instrText xml:space="preserve"> ADDIN EN.JS.CITE </w:instrText>
      </w:r>
      <w:r w:rsidR="00B677CD">
        <w:rPr>
          <w:color w:val="000000" w:themeColor="text1"/>
        </w:rPr>
      </w:r>
      <w:r w:rsidR="00B677CD">
        <w:rPr>
          <w:color w:val="000000" w:themeColor="text1"/>
        </w:rPr>
        <w:fldChar w:fldCharType="separate"/>
      </w:r>
      <w:r w:rsidR="009212AA">
        <w:rPr>
          <w:noProof/>
          <w:color w:val="000000" w:themeColor="text1"/>
        </w:rPr>
        <w:t>(Bowers et al., 2021)</w:t>
      </w:r>
      <w:r w:rsidR="00B677CD">
        <w:rPr>
          <w:color w:val="000000" w:themeColor="text1"/>
        </w:rPr>
        <w:fldChar w:fldCharType="end"/>
      </w:r>
      <w:r w:rsidR="008A2B6B">
        <w:rPr>
          <w:color w:val="000000" w:themeColor="text1"/>
        </w:rPr>
        <w:t xml:space="preserve">. </w:t>
      </w:r>
      <w:r w:rsidR="00D75C5B">
        <w:rPr>
          <w:color w:val="000000" w:themeColor="text1"/>
        </w:rPr>
        <w:t xml:space="preserve">A significant caveat </w:t>
      </w:r>
      <w:r w:rsidR="000750CB">
        <w:rPr>
          <w:color w:val="000000" w:themeColor="text1"/>
        </w:rPr>
        <w:t xml:space="preserve">that should be addressed is the near impossibility </w:t>
      </w:r>
      <w:r w:rsidR="00C5604B">
        <w:rPr>
          <w:color w:val="000000" w:themeColor="text1"/>
        </w:rPr>
        <w:t xml:space="preserve">of distinguishing planktonic juveniles from </w:t>
      </w:r>
      <w:r w:rsidR="003A498B">
        <w:rPr>
          <w:color w:val="000000" w:themeColor="text1"/>
        </w:rPr>
        <w:t xml:space="preserve">fragmented adult forms. The lack of </w:t>
      </w:r>
      <w:r w:rsidR="00161CE4">
        <w:rPr>
          <w:color w:val="000000" w:themeColor="text1"/>
        </w:rPr>
        <w:t xml:space="preserve">molecular </w:t>
      </w:r>
      <w:r w:rsidR="005459D9">
        <w:rPr>
          <w:color w:val="000000" w:themeColor="text1"/>
        </w:rPr>
        <w:t>variation</w:t>
      </w:r>
      <w:r w:rsidR="00161CE4">
        <w:rPr>
          <w:color w:val="000000" w:themeColor="text1"/>
        </w:rPr>
        <w:t xml:space="preserve"> between these stages</w:t>
      </w:r>
      <w:r w:rsidR="004B172F">
        <w:rPr>
          <w:color w:val="000000" w:themeColor="text1"/>
        </w:rPr>
        <w:t xml:space="preserve"> </w:t>
      </w:r>
      <w:r w:rsidR="00893666">
        <w:rPr>
          <w:color w:val="000000" w:themeColor="text1"/>
        </w:rPr>
        <w:t>results</w:t>
      </w:r>
      <w:r w:rsidR="004B172F">
        <w:rPr>
          <w:color w:val="000000" w:themeColor="text1"/>
        </w:rPr>
        <w:t xml:space="preserve"> in even the most advanced detection tech</w:t>
      </w:r>
      <w:r w:rsidR="005459D9">
        <w:rPr>
          <w:color w:val="000000" w:themeColor="text1"/>
        </w:rPr>
        <w:t>niques fail</w:t>
      </w:r>
      <w:r w:rsidR="00382229">
        <w:rPr>
          <w:color w:val="000000" w:themeColor="text1"/>
        </w:rPr>
        <w:t xml:space="preserve">ure </w:t>
      </w:r>
      <w:r w:rsidR="005A4741">
        <w:rPr>
          <w:color w:val="000000" w:themeColor="text1"/>
        </w:rPr>
        <w:t>in</w:t>
      </w:r>
      <w:r w:rsidR="00382229">
        <w:rPr>
          <w:color w:val="000000" w:themeColor="text1"/>
        </w:rPr>
        <w:t xml:space="preserve"> reliably</w:t>
      </w:r>
      <w:r w:rsidR="005459D9">
        <w:rPr>
          <w:color w:val="000000" w:themeColor="text1"/>
        </w:rPr>
        <w:t xml:space="preserve"> </w:t>
      </w:r>
      <w:r w:rsidR="002754BB">
        <w:rPr>
          <w:color w:val="000000" w:themeColor="text1"/>
        </w:rPr>
        <w:t>differentiat</w:t>
      </w:r>
      <w:r w:rsidR="005A4741">
        <w:rPr>
          <w:color w:val="000000" w:themeColor="text1"/>
        </w:rPr>
        <w:t>ing</w:t>
      </w:r>
      <w:r w:rsidR="00382229">
        <w:rPr>
          <w:color w:val="000000" w:themeColor="text1"/>
        </w:rPr>
        <w:t xml:space="preserve"> them</w:t>
      </w:r>
      <w:r w:rsidR="002754BB">
        <w:rPr>
          <w:color w:val="000000" w:themeColor="text1"/>
        </w:rPr>
        <w:t>.</w:t>
      </w:r>
      <w:r w:rsidR="00F24722">
        <w:rPr>
          <w:color w:val="000000" w:themeColor="text1"/>
        </w:rPr>
        <w:t xml:space="preserve"> </w:t>
      </w:r>
      <w:r w:rsidR="004A3A1E">
        <w:rPr>
          <w:color w:val="000000" w:themeColor="text1"/>
        </w:rPr>
        <w:t xml:space="preserve">This challenge </w:t>
      </w:r>
      <w:r w:rsidR="00CE4CC8">
        <w:rPr>
          <w:color w:val="000000" w:themeColor="text1"/>
        </w:rPr>
        <w:t>underscore</w:t>
      </w:r>
      <w:r w:rsidR="004F6A9E">
        <w:rPr>
          <w:color w:val="000000" w:themeColor="text1"/>
        </w:rPr>
        <w:t>s</w:t>
      </w:r>
      <w:r w:rsidR="00121648">
        <w:rPr>
          <w:color w:val="000000" w:themeColor="text1"/>
        </w:rPr>
        <w:t xml:space="preserve"> </w:t>
      </w:r>
      <w:r w:rsidR="00B376FD">
        <w:rPr>
          <w:color w:val="000000" w:themeColor="text1"/>
        </w:rPr>
        <w:t xml:space="preserve">the need for an integrated approach that combines </w:t>
      </w:r>
      <w:r w:rsidR="00B6133F">
        <w:rPr>
          <w:color w:val="000000" w:themeColor="text1"/>
        </w:rPr>
        <w:t>detaile</w:t>
      </w:r>
      <w:r w:rsidR="00C63E7C">
        <w:rPr>
          <w:color w:val="000000" w:themeColor="text1"/>
        </w:rPr>
        <w:t xml:space="preserve">d microscopic with genetic </w:t>
      </w:r>
      <w:r w:rsidR="00D71590">
        <w:rPr>
          <w:color w:val="000000" w:themeColor="text1"/>
        </w:rPr>
        <w:t>data</w:t>
      </w:r>
      <w:r w:rsidR="00E51466">
        <w:rPr>
          <w:color w:val="000000" w:themeColor="text1"/>
        </w:rPr>
        <w:t xml:space="preserve"> to improve the </w:t>
      </w:r>
      <w:r w:rsidR="00DB53AC">
        <w:rPr>
          <w:color w:val="000000" w:themeColor="text1"/>
        </w:rPr>
        <w:t xml:space="preserve">community assessment reliability. </w:t>
      </w:r>
    </w:p>
    <w:p w14:paraId="1B71D67A" w14:textId="11A433E6" w:rsidR="00A726AB" w:rsidRDefault="00DB53AC" w:rsidP="00FD21B5">
      <w:pPr>
        <w:spacing w:line="360" w:lineRule="auto"/>
        <w:jc w:val="both"/>
        <w:rPr>
          <w:color w:val="000000" w:themeColor="text1"/>
        </w:rPr>
      </w:pPr>
      <w:r>
        <w:rPr>
          <w:color w:val="000000" w:themeColor="text1"/>
        </w:rPr>
        <w:lastRenderedPageBreak/>
        <w:t>Furthermore</w:t>
      </w:r>
      <w:r w:rsidR="00BF6A79">
        <w:rPr>
          <w:color w:val="000000" w:themeColor="text1"/>
        </w:rPr>
        <w:t>, the influence on downstream DNA amplification</w:t>
      </w:r>
      <w:r w:rsidR="00F53187">
        <w:rPr>
          <w:color w:val="000000" w:themeColor="text1"/>
        </w:rPr>
        <w:t xml:space="preserve"> (false negatives / decreased sensitivity)</w:t>
      </w:r>
      <w:r w:rsidR="00BF6A79">
        <w:rPr>
          <w:color w:val="000000" w:themeColor="text1"/>
        </w:rPr>
        <w:t xml:space="preserve"> by inhibitor</w:t>
      </w:r>
      <w:r w:rsidR="00CF2AAA">
        <w:rPr>
          <w:color w:val="000000" w:themeColor="text1"/>
        </w:rPr>
        <w:t xml:space="preserve">s </w:t>
      </w:r>
      <w:r w:rsidR="001B03B8">
        <w:rPr>
          <w:color w:val="000000" w:themeColor="text1"/>
        </w:rPr>
        <w:t>introduc</w:t>
      </w:r>
      <w:r w:rsidR="00213B68">
        <w:rPr>
          <w:color w:val="000000" w:themeColor="text1"/>
        </w:rPr>
        <w:t>ed</w:t>
      </w:r>
      <w:r w:rsidR="001B03B8">
        <w:rPr>
          <w:color w:val="000000" w:themeColor="text1"/>
        </w:rPr>
        <w:t xml:space="preserve"> </w:t>
      </w:r>
      <w:r w:rsidR="00CF2AAA">
        <w:rPr>
          <w:color w:val="000000" w:themeColor="text1"/>
        </w:rPr>
        <w:t xml:space="preserve">during field sampling, or laboratory processing and </w:t>
      </w:r>
      <w:r w:rsidR="00B41B29">
        <w:rPr>
          <w:color w:val="000000" w:themeColor="text1"/>
        </w:rPr>
        <w:t>preservation can</w:t>
      </w:r>
      <w:r w:rsidR="00BF6A79">
        <w:rPr>
          <w:color w:val="000000" w:themeColor="text1"/>
        </w:rPr>
        <w:t xml:space="preserve"> be removed by chemical or enzymatic treatments</w:t>
      </w:r>
      <w:r w:rsidR="001B03B8">
        <w:rPr>
          <w:color w:val="000000" w:themeColor="text1"/>
        </w:rPr>
        <w:t xml:space="preserve"> </w:t>
      </w:r>
      <w:r w:rsidR="00B41B29">
        <w:rPr>
          <w:color w:val="000000" w:themeColor="text1"/>
        </w:rPr>
        <w:fldChar w:fldCharType="begin">
          <w:fldData xml:space="preserve">PEVuZE5vdGU+PENpdGU+PEF1dGhvcj5TY2hyYWRlcjwvQXV0aG9yPjxZZWFyPjIwMTI8L1llYXI+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</w:fldData>
        </w:fldChar>
      </w:r>
      <w:r w:rsidR="00B41B29">
        <w:rPr>
          <w:color w:val="000000" w:themeColor="text1"/>
        </w:rPr>
        <w:instrText xml:space="preserve"> ADDIN EN.JS.CITE </w:instrText>
      </w:r>
      <w:r w:rsidR="00B41B29">
        <w:rPr>
          <w:color w:val="000000" w:themeColor="text1"/>
        </w:rPr>
      </w:r>
      <w:r w:rsidR="00B41B29">
        <w:rPr>
          <w:color w:val="000000" w:themeColor="text1"/>
        </w:rPr>
        <w:fldChar w:fldCharType="separate"/>
      </w:r>
      <w:r w:rsidR="009212AA">
        <w:rPr>
          <w:noProof/>
          <w:color w:val="000000" w:themeColor="text1"/>
        </w:rPr>
        <w:t>(Schrader et al., 2012)</w:t>
      </w:r>
      <w:r w:rsidR="00B41B29">
        <w:rPr>
          <w:color w:val="000000" w:themeColor="text1"/>
        </w:rPr>
        <w:fldChar w:fldCharType="end"/>
      </w:r>
      <w:r w:rsidR="00B41B29">
        <w:rPr>
          <w:color w:val="000000" w:themeColor="text1"/>
        </w:rPr>
        <w:t xml:space="preserve">. </w:t>
      </w:r>
      <w:r w:rsidR="000C70D0">
        <w:rPr>
          <w:color w:val="000000" w:themeColor="text1"/>
        </w:rPr>
        <w:t xml:space="preserve">Collectively, these protocols aid in preserving DNA integrity while maximising recovery rates </w:t>
      </w:r>
      <w:r w:rsidR="00EB3AB0">
        <w:rPr>
          <w:color w:val="000000" w:themeColor="text1"/>
        </w:rPr>
        <w:t xml:space="preserve">and may </w:t>
      </w:r>
      <w:r w:rsidR="00BF6A79">
        <w:rPr>
          <w:color w:val="000000" w:themeColor="text1"/>
        </w:rPr>
        <w:t>improve detection sensitivities, particularly of rare and low abundance species</w:t>
      </w:r>
      <w:r w:rsidR="000C70D0">
        <w:rPr>
          <w:color w:val="000000" w:themeColor="text1"/>
        </w:rPr>
        <w:t xml:space="preserve"> </w:t>
      </w:r>
      <w:r w:rsidR="000C70D0">
        <w:rPr>
          <w:color w:val="000000" w:themeColor="text1"/>
        </w:rPr>
        <w:fldChar w:fldCharType="begin">
          <w:fldData xml:space="preserve">PEVuZE5vdGU+PENpdGU+PEF1dGhvcj5TYW5jaGVzPC9BdXRob3I+PFllYXI+MjAyMDwvWWVhcj48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</w:fldData>
        </w:fldChar>
      </w:r>
      <w:r w:rsidR="000C70D0">
        <w:rPr>
          <w:color w:val="000000" w:themeColor="text1"/>
        </w:rPr>
        <w:instrText xml:space="preserve"> ADDIN EN.JS.CITE </w:instrText>
      </w:r>
      <w:r w:rsidR="000C70D0">
        <w:rPr>
          <w:color w:val="000000" w:themeColor="text1"/>
        </w:rPr>
      </w:r>
      <w:r w:rsidR="000C70D0">
        <w:rPr>
          <w:color w:val="000000" w:themeColor="text1"/>
        </w:rPr>
        <w:fldChar w:fldCharType="separate"/>
      </w:r>
      <w:r w:rsidR="009212AA">
        <w:rPr>
          <w:noProof/>
          <w:color w:val="000000" w:themeColor="text1"/>
        </w:rPr>
        <w:t>(Sanches and Schreier, 2020)</w:t>
      </w:r>
      <w:r w:rsidR="000C70D0">
        <w:rPr>
          <w:color w:val="000000" w:themeColor="text1"/>
        </w:rPr>
        <w:fldChar w:fldCharType="end"/>
      </w:r>
      <w:r w:rsidR="000C70D0">
        <w:rPr>
          <w:color w:val="000000" w:themeColor="text1"/>
        </w:rPr>
        <w:t>.</w:t>
      </w:r>
    </w:p>
    <w:p w14:paraId="28C5C1E3" w14:textId="0E67EEA5" w:rsidR="00954ACC" w:rsidRDefault="00CE478B" w:rsidP="00FD21B5">
      <w:pPr>
        <w:spacing w:line="360" w:lineRule="auto"/>
        <w:jc w:val="both"/>
        <w:rPr>
          <w:color w:val="000000" w:themeColor="text1"/>
        </w:rPr>
      </w:pPr>
      <w:r>
        <w:rPr>
          <w:color w:val="000000" w:themeColor="text1"/>
        </w:rPr>
        <w:t>Techniques</w:t>
      </w:r>
      <w:r w:rsidR="00954ACC">
        <w:rPr>
          <w:color w:val="000000" w:themeColor="text1"/>
        </w:rPr>
        <w:t xml:space="preserve"> such as</w:t>
      </w:r>
      <w:r>
        <w:rPr>
          <w:color w:val="000000" w:themeColor="text1"/>
        </w:rPr>
        <w:t xml:space="preserve"> qPCR and </w:t>
      </w:r>
      <w:proofErr w:type="spellStart"/>
      <w:r>
        <w:rPr>
          <w:color w:val="000000" w:themeColor="text1"/>
        </w:rPr>
        <w:t>d</w:t>
      </w:r>
      <w:r w:rsidR="001621C2">
        <w:rPr>
          <w:color w:val="000000" w:themeColor="text1"/>
        </w:rPr>
        <w:t>d</w:t>
      </w:r>
      <w:r>
        <w:rPr>
          <w:color w:val="000000" w:themeColor="text1"/>
        </w:rPr>
        <w:t>PC</w:t>
      </w:r>
      <w:r w:rsidR="001621C2">
        <w:rPr>
          <w:color w:val="000000" w:themeColor="text1"/>
        </w:rPr>
        <w:t>R</w:t>
      </w:r>
      <w:proofErr w:type="spellEnd"/>
      <w:r>
        <w:rPr>
          <w:color w:val="000000" w:themeColor="text1"/>
        </w:rPr>
        <w:t xml:space="preserve"> </w:t>
      </w:r>
      <w:r w:rsidR="003310DB">
        <w:rPr>
          <w:color w:val="000000" w:themeColor="text1"/>
        </w:rPr>
        <w:t>can</w:t>
      </w:r>
      <w:r w:rsidR="004574C2">
        <w:rPr>
          <w:color w:val="000000" w:themeColor="text1"/>
        </w:rPr>
        <w:t xml:space="preserve"> provide quantitative evaluation and</w:t>
      </w:r>
      <w:r w:rsidR="003310DB">
        <w:rPr>
          <w:color w:val="000000" w:themeColor="text1"/>
        </w:rPr>
        <w:t xml:space="preserve"> aid in the identification of </w:t>
      </w:r>
      <w:r>
        <w:rPr>
          <w:color w:val="000000" w:themeColor="text1"/>
        </w:rPr>
        <w:t xml:space="preserve">seasonal shifts and regional hotspots </w:t>
      </w:r>
      <w:r w:rsidR="003310DB">
        <w:rPr>
          <w:color w:val="000000" w:themeColor="text1"/>
        </w:rPr>
        <w:t>in</w:t>
      </w:r>
      <w:r>
        <w:rPr>
          <w:color w:val="000000" w:themeColor="text1"/>
        </w:rPr>
        <w:t xml:space="preserve"> </w:t>
      </w:r>
      <w:r w:rsidR="003310DB">
        <w:rPr>
          <w:color w:val="000000" w:themeColor="text1"/>
        </w:rPr>
        <w:t xml:space="preserve">epibiont communities </w:t>
      </w:r>
      <w:r w:rsidR="003310DB">
        <w:rPr>
          <w:color w:val="000000" w:themeColor="text1"/>
        </w:rPr>
        <w:fldChar w:fldCharType="begin">
          <w:fldData xml:space="preserve">PEVuZE5vdGU+PENpdGU+PEF1dGhvcj5BdWRyZXpldDwvQXV0aG9yPjxZZWFyPjIwMjE8L1llYXI+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=
</w:fldData>
        </w:fldChar>
      </w:r>
      <w:r w:rsidR="003310DB">
        <w:rPr>
          <w:color w:val="000000" w:themeColor="text1"/>
        </w:rPr>
        <w:instrText xml:space="preserve"> ADDIN EN.JS.CITE </w:instrText>
      </w:r>
      <w:r w:rsidR="003310DB">
        <w:rPr>
          <w:color w:val="000000" w:themeColor="text1"/>
        </w:rPr>
      </w:r>
      <w:r w:rsidR="003310DB">
        <w:rPr>
          <w:color w:val="000000" w:themeColor="text1"/>
        </w:rPr>
        <w:fldChar w:fldCharType="separate"/>
      </w:r>
      <w:r w:rsidR="009212AA">
        <w:rPr>
          <w:noProof/>
          <w:color w:val="000000" w:themeColor="text1"/>
        </w:rPr>
        <w:t>(Audrezet et al., 2021)</w:t>
      </w:r>
      <w:r w:rsidR="003310DB">
        <w:rPr>
          <w:color w:val="000000" w:themeColor="text1"/>
        </w:rPr>
        <w:fldChar w:fldCharType="end"/>
      </w:r>
      <w:r w:rsidR="003310DB">
        <w:rPr>
          <w:color w:val="000000" w:themeColor="text1"/>
        </w:rPr>
        <w:t xml:space="preserve">. qPCR offers real-time amplification of species-specific generic markers generating sensing qualitative abundance data and has </w:t>
      </w:r>
      <w:r w:rsidR="00270F77">
        <w:rPr>
          <w:color w:val="000000" w:themeColor="text1"/>
        </w:rPr>
        <w:t xml:space="preserve">proven effective in studies investigating biofouling species </w:t>
      </w:r>
      <w:r w:rsidR="00270F77">
        <w:rPr>
          <w:color w:val="000000" w:themeColor="text1"/>
        </w:rPr>
        <w:fldChar w:fldCharType="begin">
          <w:fldData xml:space="preserve">PEVuZE5vdGU+PENpdGU+PEF1dGhvcj5LaW08L0F1dGhvcj48WWVhcj4yMDIxPC9ZZWFyPjxSZWNO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</w:fldData>
        </w:fldChar>
      </w:r>
      <w:r w:rsidR="00270F77">
        <w:rPr>
          <w:color w:val="000000" w:themeColor="text1"/>
        </w:rPr>
        <w:instrText xml:space="preserve"> ADDIN EN.JS.CITE </w:instrText>
      </w:r>
      <w:r w:rsidR="00270F77">
        <w:rPr>
          <w:color w:val="000000" w:themeColor="text1"/>
        </w:rPr>
      </w:r>
      <w:r w:rsidR="00270F77">
        <w:rPr>
          <w:color w:val="000000" w:themeColor="text1"/>
        </w:rPr>
        <w:fldChar w:fldCharType="separate"/>
      </w:r>
      <w:r w:rsidR="009212AA">
        <w:rPr>
          <w:noProof/>
          <w:color w:val="000000" w:themeColor="text1"/>
        </w:rPr>
        <w:t>(Kim et al., 2021, Revilla-Castellanos et al., 2015)</w:t>
      </w:r>
      <w:r w:rsidR="00270F77">
        <w:rPr>
          <w:color w:val="000000" w:themeColor="text1"/>
        </w:rPr>
        <w:fldChar w:fldCharType="end"/>
      </w:r>
      <w:r w:rsidR="00270F77">
        <w:rPr>
          <w:color w:val="000000" w:themeColor="text1"/>
        </w:rPr>
        <w:t>.</w:t>
      </w:r>
      <w:r w:rsidR="005300B2">
        <w:rPr>
          <w:color w:val="000000" w:themeColor="text1"/>
        </w:rPr>
        <w:t xml:space="preserve"> When combined with environmental </w:t>
      </w:r>
      <w:r w:rsidR="00C5027D">
        <w:rPr>
          <w:color w:val="000000" w:themeColor="text1"/>
        </w:rPr>
        <w:t xml:space="preserve">driver </w:t>
      </w:r>
      <w:r w:rsidR="005300B2">
        <w:rPr>
          <w:color w:val="000000" w:themeColor="text1"/>
        </w:rPr>
        <w:t xml:space="preserve">data, strategies can be developed by farmers that mitigate epibiont colonization by dictating harvesting periods or dictating when antifouling measures should be deployed. </w:t>
      </w:r>
    </w:p>
    <w:p w14:paraId="529EBBE5" w14:textId="7C0D54ED" w:rsidR="60690563" w:rsidRDefault="60690563" w:rsidP="00FD21B5">
      <w:pPr>
        <w:spacing w:line="360" w:lineRule="auto"/>
        <w:jc w:val="both"/>
        <w:rPr>
          <w:color w:val="000000" w:themeColor="text1"/>
        </w:rPr>
      </w:pPr>
    </w:p>
    <w:p w14:paraId="1F376F90" w14:textId="77777777" w:rsidR="003725DF" w:rsidRDefault="003725DF" w:rsidP="00FD21B5">
      <w:pPr>
        <w:spacing w:line="360" w:lineRule="auto"/>
        <w:jc w:val="both"/>
        <w:rPr>
          <w:color w:val="000000" w:themeColor="text1"/>
        </w:rPr>
      </w:pPr>
    </w:p>
    <w:p w14:paraId="4DECC5B1" w14:textId="77777777" w:rsidR="003725DF" w:rsidRDefault="003725DF" w:rsidP="00FD21B5">
      <w:pPr>
        <w:spacing w:line="360" w:lineRule="auto"/>
        <w:jc w:val="both"/>
        <w:rPr>
          <w:color w:val="000000" w:themeColor="text1"/>
        </w:rPr>
      </w:pPr>
    </w:p>
    <w:p w14:paraId="4ED32CA6" w14:textId="2D86BE50" w:rsidR="000836E3" w:rsidRDefault="000836E3" w:rsidP="003725DF">
      <w:pPr>
        <w:spacing w:line="360" w:lineRule="auto"/>
        <w:jc w:val="both"/>
        <w:rPr>
          <w:color w:val="000000" w:themeColor="text1"/>
        </w:rPr>
      </w:pPr>
      <w:r w:rsidRPr="60690563">
        <w:rPr>
          <w:color w:val="000000" w:themeColor="text1"/>
        </w:rPr>
        <w:t>Project Summary</w:t>
      </w:r>
    </w:p>
    <w:p w14:paraId="4ED78BF6" w14:textId="6AAFCB1D" w:rsidR="0075684C" w:rsidRDefault="0006453E" w:rsidP="003725DF">
      <w:pPr>
        <w:spacing w:line="360" w:lineRule="auto"/>
        <w:jc w:val="both"/>
        <w:rPr>
          <w:color w:val="000000" w:themeColor="text1"/>
        </w:rPr>
      </w:pPr>
      <w:r w:rsidRPr="60690563">
        <w:rPr>
          <w:color w:val="000000" w:themeColor="text1"/>
        </w:rPr>
        <w:t>This project aims to address the critical challenges posed by biofouling in seaweed aquaculture across the North-East Atlantic. Through a unique collaborative effort, the protocol will sample 11 farms spanning Scotland, England, Sweden, and Norway to provide an unparalleled opportunity to examine the dynamics of biofouling species across a vast spatial scale. The project will be complemented by continuous sampling across multiple seasons, providing a comprehensive understanding</w:t>
      </w:r>
      <w:r w:rsidR="00BE6967" w:rsidRPr="60690563">
        <w:rPr>
          <w:color w:val="000000" w:themeColor="text1"/>
        </w:rPr>
        <w:t xml:space="preserve"> </w:t>
      </w:r>
      <w:r w:rsidRPr="60690563">
        <w:rPr>
          <w:color w:val="000000" w:themeColor="text1"/>
        </w:rPr>
        <w:t>epibiont communit</w:t>
      </w:r>
      <w:r w:rsidR="00BE6967" w:rsidRPr="60690563">
        <w:rPr>
          <w:color w:val="000000" w:themeColor="text1"/>
        </w:rPr>
        <w:t>y</w:t>
      </w:r>
      <w:r w:rsidRPr="60690563">
        <w:rPr>
          <w:color w:val="000000" w:themeColor="text1"/>
        </w:rPr>
        <w:t xml:space="preserve"> </w:t>
      </w:r>
      <w:r w:rsidR="00BE6967" w:rsidRPr="60690563">
        <w:rPr>
          <w:color w:val="000000" w:themeColor="text1"/>
        </w:rPr>
        <w:t xml:space="preserve">variance both temporally and spatially. </w:t>
      </w:r>
    </w:p>
    <w:p w14:paraId="7AE1F1CD" w14:textId="22848AAF" w:rsidR="00BE6967" w:rsidRDefault="0075684C" w:rsidP="00227017">
      <w:pPr>
        <w:spacing w:line="360" w:lineRule="auto"/>
        <w:jc w:val="both"/>
        <w:rPr>
          <w:color w:val="000000" w:themeColor="text1"/>
        </w:rPr>
      </w:pPr>
      <w:r w:rsidRPr="60690563">
        <w:rPr>
          <w:color w:val="000000" w:themeColor="text1"/>
        </w:rPr>
        <w:t xml:space="preserve">Collected eDNA samples will undergo processing through qPCR and </w:t>
      </w:r>
      <w:proofErr w:type="spellStart"/>
      <w:r w:rsidRPr="60690563">
        <w:rPr>
          <w:color w:val="000000" w:themeColor="text1"/>
        </w:rPr>
        <w:t>ddPCR</w:t>
      </w:r>
      <w:proofErr w:type="spellEnd"/>
      <w:r w:rsidRPr="60690563">
        <w:rPr>
          <w:color w:val="000000" w:themeColor="text1"/>
        </w:rPr>
        <w:t xml:space="preserve"> to assess epibiont presence and abundance. </w:t>
      </w:r>
      <w:r w:rsidR="004574C2">
        <w:rPr>
          <w:color w:val="000000" w:themeColor="text1"/>
        </w:rPr>
        <w:t>Key problem</w:t>
      </w:r>
      <w:r w:rsidR="00CD78EA">
        <w:rPr>
          <w:color w:val="000000" w:themeColor="text1"/>
        </w:rPr>
        <w:t xml:space="preserve"> sp</w:t>
      </w:r>
      <w:r w:rsidRPr="60690563">
        <w:rPr>
          <w:color w:val="000000" w:themeColor="text1"/>
        </w:rPr>
        <w:t xml:space="preserve">ecies will be </w:t>
      </w:r>
      <w:r w:rsidR="005058A1" w:rsidRPr="60690563">
        <w:rPr>
          <w:color w:val="000000" w:themeColor="text1"/>
        </w:rPr>
        <w:t>isolate</w:t>
      </w:r>
      <w:r w:rsidR="005058A1">
        <w:rPr>
          <w:color w:val="000000" w:themeColor="text1"/>
        </w:rPr>
        <w:t>d,</w:t>
      </w:r>
      <w:r w:rsidR="001463BB">
        <w:rPr>
          <w:color w:val="000000" w:themeColor="text1"/>
        </w:rPr>
        <w:t xml:space="preserve"> and their </w:t>
      </w:r>
      <w:r w:rsidRPr="60690563">
        <w:rPr>
          <w:color w:val="000000" w:themeColor="text1"/>
        </w:rPr>
        <w:t>genome</w:t>
      </w:r>
      <w:r w:rsidR="00EC7B91">
        <w:rPr>
          <w:color w:val="000000" w:themeColor="text1"/>
        </w:rPr>
        <w:t>s</w:t>
      </w:r>
      <w:r w:rsidRPr="60690563">
        <w:rPr>
          <w:color w:val="000000" w:themeColor="text1"/>
        </w:rPr>
        <w:t xml:space="preserve"> </w:t>
      </w:r>
      <w:r w:rsidR="005D1A39" w:rsidRPr="60690563">
        <w:rPr>
          <w:color w:val="000000" w:themeColor="text1"/>
        </w:rPr>
        <w:t>sequenc</w:t>
      </w:r>
      <w:r w:rsidR="005D1A39">
        <w:rPr>
          <w:color w:val="000000" w:themeColor="text1"/>
        </w:rPr>
        <w:t>ed</w:t>
      </w:r>
      <w:r w:rsidR="00EC7B91">
        <w:rPr>
          <w:color w:val="000000" w:themeColor="text1"/>
        </w:rPr>
        <w:t>.</w:t>
      </w:r>
      <w:r w:rsidRPr="60690563">
        <w:rPr>
          <w:color w:val="000000" w:themeColor="text1"/>
        </w:rPr>
        <w:t xml:space="preserve"> </w:t>
      </w:r>
      <w:r w:rsidR="00EC7B91">
        <w:rPr>
          <w:color w:val="000000" w:themeColor="text1"/>
        </w:rPr>
        <w:t>P</w:t>
      </w:r>
      <w:r w:rsidRPr="60690563">
        <w:rPr>
          <w:color w:val="000000" w:themeColor="text1"/>
        </w:rPr>
        <w:t>rimer</w:t>
      </w:r>
      <w:r w:rsidR="00EC7B91">
        <w:rPr>
          <w:color w:val="000000" w:themeColor="text1"/>
        </w:rPr>
        <w:t xml:space="preserve">s will then be </w:t>
      </w:r>
      <w:r w:rsidRPr="60690563">
        <w:rPr>
          <w:color w:val="000000" w:themeColor="text1"/>
        </w:rPr>
        <w:t>design</w:t>
      </w:r>
      <w:r w:rsidR="00B216E3">
        <w:rPr>
          <w:color w:val="000000" w:themeColor="text1"/>
        </w:rPr>
        <w:t>ed</w:t>
      </w:r>
      <w:r w:rsidR="002D063A">
        <w:rPr>
          <w:color w:val="000000" w:themeColor="text1"/>
        </w:rPr>
        <w:t xml:space="preserve"> </w:t>
      </w:r>
      <w:r w:rsidR="006B0957">
        <w:rPr>
          <w:color w:val="000000" w:themeColor="text1"/>
        </w:rPr>
        <w:t>f</w:t>
      </w:r>
      <w:r w:rsidR="0029008C">
        <w:rPr>
          <w:color w:val="000000" w:themeColor="text1"/>
        </w:rPr>
        <w:t>or</w:t>
      </w:r>
      <w:r w:rsidR="006B0957">
        <w:rPr>
          <w:color w:val="000000" w:themeColor="text1"/>
        </w:rPr>
        <w:t xml:space="preserve"> high copy numbe</w:t>
      </w:r>
      <w:r w:rsidR="00AF3522">
        <w:rPr>
          <w:color w:val="000000" w:themeColor="text1"/>
        </w:rPr>
        <w:t>r region</w:t>
      </w:r>
      <w:r w:rsidR="00CB534E">
        <w:rPr>
          <w:color w:val="000000" w:themeColor="text1"/>
        </w:rPr>
        <w:t>s</w:t>
      </w:r>
      <w:r w:rsidR="00AF3522">
        <w:rPr>
          <w:color w:val="000000" w:themeColor="text1"/>
        </w:rPr>
        <w:t xml:space="preserve"> </w:t>
      </w:r>
      <w:r w:rsidR="002D063A">
        <w:rPr>
          <w:color w:val="000000" w:themeColor="text1"/>
        </w:rPr>
        <w:t>to</w:t>
      </w:r>
      <w:r w:rsidR="0029008C">
        <w:rPr>
          <w:color w:val="000000" w:themeColor="text1"/>
        </w:rPr>
        <w:t xml:space="preserve"> enable highly sensitive</w:t>
      </w:r>
      <w:r w:rsidR="00A90068">
        <w:rPr>
          <w:color w:val="000000" w:themeColor="text1"/>
        </w:rPr>
        <w:t xml:space="preserve"> </w:t>
      </w:r>
      <w:r w:rsidR="00C6606C">
        <w:rPr>
          <w:color w:val="000000" w:themeColor="text1"/>
        </w:rPr>
        <w:t>community</w:t>
      </w:r>
      <w:r w:rsidRPr="60690563">
        <w:rPr>
          <w:color w:val="000000" w:themeColor="text1"/>
        </w:rPr>
        <w:t xml:space="preserve"> analyses</w:t>
      </w:r>
      <w:r w:rsidR="00C6606C">
        <w:rPr>
          <w:color w:val="000000" w:themeColor="text1"/>
        </w:rPr>
        <w:t xml:space="preserve"> of bio</w:t>
      </w:r>
      <w:r w:rsidR="005058A1">
        <w:rPr>
          <w:color w:val="000000" w:themeColor="text1"/>
        </w:rPr>
        <w:t>fouling organisms</w:t>
      </w:r>
      <w:r w:rsidR="00BE6967" w:rsidRPr="60690563">
        <w:rPr>
          <w:color w:val="000000" w:themeColor="text1"/>
        </w:rPr>
        <w:t xml:space="preserve">. This step will also contribute to the expansion of current </w:t>
      </w:r>
      <w:r w:rsidRPr="60690563">
        <w:rPr>
          <w:color w:val="000000" w:themeColor="text1"/>
        </w:rPr>
        <w:t>genetic databases</w:t>
      </w:r>
      <w:r w:rsidR="00BE6967" w:rsidRPr="60690563">
        <w:rPr>
          <w:color w:val="000000" w:themeColor="text1"/>
        </w:rPr>
        <w:t xml:space="preserve">, assisting future biofouling research. </w:t>
      </w:r>
      <w:r w:rsidR="008E5D86">
        <w:rPr>
          <w:color w:val="000000" w:themeColor="text1"/>
        </w:rPr>
        <w:t xml:space="preserve">Subsequently, targeted markers will be </w:t>
      </w:r>
      <w:r w:rsidR="00792C40">
        <w:rPr>
          <w:color w:val="000000" w:themeColor="text1"/>
        </w:rPr>
        <w:t>benchmarked</w:t>
      </w:r>
      <w:r w:rsidR="008E5D86">
        <w:rPr>
          <w:color w:val="000000" w:themeColor="text1"/>
        </w:rPr>
        <w:t xml:space="preserve"> against integrated metabarcoding data</w:t>
      </w:r>
      <w:r w:rsidR="00977468">
        <w:rPr>
          <w:color w:val="000000" w:themeColor="text1"/>
        </w:rPr>
        <w:t xml:space="preserve"> </w:t>
      </w:r>
      <w:r w:rsidR="00446D01">
        <w:rPr>
          <w:color w:val="000000" w:themeColor="text1"/>
        </w:rPr>
        <w:t xml:space="preserve">to </w:t>
      </w:r>
      <w:r w:rsidR="00446D01" w:rsidRPr="60690563">
        <w:rPr>
          <w:color w:val="000000" w:themeColor="text1"/>
        </w:rPr>
        <w:t>ensure</w:t>
      </w:r>
      <w:r w:rsidR="00BE6967" w:rsidRPr="60690563">
        <w:rPr>
          <w:color w:val="000000" w:themeColor="text1"/>
        </w:rPr>
        <w:t xml:space="preserve"> their </w:t>
      </w:r>
      <w:r w:rsidR="00A93367">
        <w:rPr>
          <w:color w:val="000000" w:themeColor="text1"/>
        </w:rPr>
        <w:t>effectiveness</w:t>
      </w:r>
      <w:r w:rsidR="00792C40">
        <w:rPr>
          <w:color w:val="000000" w:themeColor="text1"/>
        </w:rPr>
        <w:t xml:space="preserve"> for</w:t>
      </w:r>
      <w:r w:rsidRPr="60690563">
        <w:rPr>
          <w:color w:val="000000" w:themeColor="text1"/>
        </w:rPr>
        <w:t xml:space="preserve"> </w:t>
      </w:r>
      <w:r w:rsidR="00BE6967" w:rsidRPr="60690563">
        <w:rPr>
          <w:color w:val="000000" w:themeColor="text1"/>
        </w:rPr>
        <w:t>long-term</w:t>
      </w:r>
      <w:r w:rsidRPr="60690563">
        <w:rPr>
          <w:color w:val="000000" w:themeColor="text1"/>
        </w:rPr>
        <w:t xml:space="preserve"> monitoring </w:t>
      </w:r>
      <w:r w:rsidR="00792C40">
        <w:rPr>
          <w:color w:val="000000" w:themeColor="text1"/>
        </w:rPr>
        <w:t>within</w:t>
      </w:r>
      <w:r w:rsidR="00BE6967" w:rsidRPr="60690563">
        <w:rPr>
          <w:color w:val="000000" w:themeColor="text1"/>
        </w:rPr>
        <w:t xml:space="preserve"> the project.</w:t>
      </w:r>
    </w:p>
    <w:p w14:paraId="4DB87C25" w14:textId="39440007" w:rsidR="00094E56" w:rsidRPr="00094E56" w:rsidRDefault="00BE6967" w:rsidP="00446D01">
      <w:pPr>
        <w:spacing w:line="360" w:lineRule="auto"/>
        <w:jc w:val="both"/>
        <w:rPr>
          <w:color w:val="000000" w:themeColor="text1"/>
        </w:rPr>
      </w:pPr>
      <w:r w:rsidRPr="60690563">
        <w:rPr>
          <w:color w:val="000000" w:themeColor="text1"/>
        </w:rPr>
        <w:lastRenderedPageBreak/>
        <w:t xml:space="preserve">Molecular data </w:t>
      </w:r>
      <w:r w:rsidR="00B572E5" w:rsidRPr="60690563">
        <w:rPr>
          <w:color w:val="000000" w:themeColor="text1"/>
        </w:rPr>
        <w:t>will then be integrated with detailed environmental metrics of salinity, temperature and PAR recorded via state-of-the-art smart sensor buoys deployed at each farm. When combined, it will enable the identification of the key environmental drivers of epibiont communities.</w:t>
      </w:r>
      <w:r w:rsidR="00571678" w:rsidRPr="60690563">
        <w:rPr>
          <w:color w:val="000000" w:themeColor="text1"/>
        </w:rPr>
        <w:t xml:space="preserve"> </w:t>
      </w:r>
      <w:r w:rsidR="00094E56" w:rsidRPr="60690563">
        <w:rPr>
          <w:color w:val="000000" w:themeColor="text1"/>
        </w:rPr>
        <w:t xml:space="preserve">Planktonic epibiont eDNA abundance will </w:t>
      </w:r>
      <w:r w:rsidR="00571678" w:rsidRPr="60690563">
        <w:rPr>
          <w:color w:val="000000" w:themeColor="text1"/>
        </w:rPr>
        <w:t xml:space="preserve">then </w:t>
      </w:r>
      <w:r w:rsidR="00094E56" w:rsidRPr="60690563">
        <w:rPr>
          <w:color w:val="000000" w:themeColor="text1"/>
        </w:rPr>
        <w:t xml:space="preserve">be compared </w:t>
      </w:r>
      <w:r w:rsidR="00571678" w:rsidRPr="60690563">
        <w:rPr>
          <w:color w:val="000000" w:themeColor="text1"/>
        </w:rPr>
        <w:t>with microscopic surveys to evaluate their respective prediction capacities and ascertain if environmental drivers are consistent across the method groups.</w:t>
      </w:r>
    </w:p>
    <w:p w14:paraId="198B18E9" w14:textId="5256BDAC" w:rsidR="00804F4B" w:rsidRDefault="00B572E5" w:rsidP="00446D01">
      <w:pPr>
        <w:spacing w:line="360" w:lineRule="auto"/>
        <w:jc w:val="both"/>
      </w:pPr>
      <w:r>
        <w:t xml:space="preserve">Ultimately, this project aims to provide insight into the temporal and spatial patterns of epibiont colonization, revealing critical environmental thresholds that precede their emergence. By identifying these drivers, the project will offer aquaculture practitioners predictive tools to optimize farming schedules, enhance biomass yield, and mitigate biofouling impacts through proactive antifouling strategies. This innovative approach </w:t>
      </w:r>
      <w:r w:rsidR="00804F4B">
        <w:t xml:space="preserve">has great potential in </w:t>
      </w:r>
      <w:r>
        <w:t>support</w:t>
      </w:r>
      <w:r w:rsidR="00804F4B">
        <w:t>ing</w:t>
      </w:r>
      <w:r>
        <w:t xml:space="preserve"> the expansion of sustainable seaweed </w:t>
      </w:r>
      <w:r w:rsidR="00804F4B">
        <w:t xml:space="preserve">across the North-East Atlantic region. Insights gained form this project will provide farmers with data-driven strategies to improve productivity, enhance scalability and reduce waste, overall promoting sustainable growth of a highly promising and economically prospective industry. </w:t>
      </w:r>
    </w:p>
    <w:p w14:paraId="2A480199" w14:textId="77777777" w:rsidR="000A0C44" w:rsidRDefault="000A0C44" w:rsidP="00446D01">
      <w:pPr>
        <w:spacing w:line="360" w:lineRule="auto"/>
        <w:jc w:val="both"/>
        <w:rPr>
          <w:color w:val="000000" w:themeColor="text1"/>
        </w:rPr>
      </w:pPr>
    </w:p>
    <w:p w14:paraId="48730BC6" w14:textId="77777777" w:rsidR="000836E3" w:rsidRDefault="000836E3" w:rsidP="00446D01">
      <w:pPr>
        <w:spacing w:line="360" w:lineRule="auto"/>
        <w:jc w:val="both"/>
        <w:rPr>
          <w:color w:val="000000" w:themeColor="text1"/>
          <w:lang w:val="en"/>
        </w:rPr>
      </w:pPr>
    </w:p>
    <w:p w14:paraId="7A7EFB00" w14:textId="77777777" w:rsidR="008D1BBA" w:rsidRDefault="008D1BBA" w:rsidP="00FD21B5">
      <w:pPr>
        <w:spacing w:line="360" w:lineRule="auto"/>
        <w:jc w:val="both"/>
        <w:rPr>
          <w:color w:val="000000" w:themeColor="text1"/>
          <w:lang w:val="en"/>
        </w:rPr>
      </w:pPr>
    </w:p>
    <w:p w14:paraId="1632846B" w14:textId="2FBF4EBC" w:rsidR="5B8794DE" w:rsidRDefault="5B8794DE" w:rsidP="00FD21B5">
      <w:pPr>
        <w:spacing w:line="360" w:lineRule="auto"/>
        <w:jc w:val="both"/>
        <w:rPr>
          <w:color w:val="000000" w:themeColor="text1"/>
          <w:lang w:val="en"/>
        </w:rPr>
      </w:pPr>
    </w:p>
    <w:p w14:paraId="05401751" w14:textId="156797A6" w:rsidR="5B8794DE" w:rsidRDefault="5B8794DE" w:rsidP="00FD21B5">
      <w:pPr>
        <w:spacing w:line="360" w:lineRule="auto"/>
        <w:jc w:val="both"/>
        <w:rPr>
          <w:color w:val="000000" w:themeColor="text1"/>
          <w:lang w:val="en"/>
        </w:rPr>
      </w:pPr>
    </w:p>
    <w:p w14:paraId="01B9CCCD" w14:textId="1310B309" w:rsidR="5B8794DE" w:rsidRDefault="5B8794DE" w:rsidP="00FD21B5">
      <w:pPr>
        <w:spacing w:line="360" w:lineRule="auto"/>
        <w:jc w:val="both"/>
        <w:rPr>
          <w:color w:val="000000" w:themeColor="text1"/>
          <w:lang w:val="en"/>
        </w:rPr>
      </w:pPr>
    </w:p>
    <w:p w14:paraId="041D8B7D" w14:textId="30EEA67B" w:rsidR="5B8794DE" w:rsidRDefault="5B8794DE" w:rsidP="00FD21B5">
      <w:pPr>
        <w:spacing w:line="360" w:lineRule="auto"/>
        <w:jc w:val="both"/>
        <w:rPr>
          <w:color w:val="000000" w:themeColor="text1"/>
          <w:lang w:val="en"/>
        </w:rPr>
      </w:pPr>
    </w:p>
    <w:p w14:paraId="69AB064D" w14:textId="01680C2C" w:rsidR="5B8794DE" w:rsidRDefault="5B8794DE" w:rsidP="00FD21B5">
      <w:pPr>
        <w:spacing w:line="360" w:lineRule="auto"/>
        <w:jc w:val="both"/>
        <w:rPr>
          <w:color w:val="000000" w:themeColor="text1"/>
          <w:lang w:val="en"/>
        </w:rPr>
      </w:pPr>
    </w:p>
    <w:p w14:paraId="55B30308" w14:textId="6C5989B4" w:rsidR="5B8794DE" w:rsidRDefault="5B8794DE" w:rsidP="00FD21B5">
      <w:pPr>
        <w:spacing w:line="360" w:lineRule="auto"/>
        <w:jc w:val="both"/>
        <w:rPr>
          <w:color w:val="000000" w:themeColor="text1"/>
          <w:lang w:val="en"/>
        </w:rPr>
      </w:pPr>
    </w:p>
    <w:p w14:paraId="2270D941" w14:textId="1D9F9527" w:rsidR="5B8794DE" w:rsidRDefault="5B8794DE" w:rsidP="00FD21B5">
      <w:pPr>
        <w:spacing w:line="360" w:lineRule="auto"/>
        <w:jc w:val="both"/>
        <w:rPr>
          <w:color w:val="000000" w:themeColor="text1"/>
          <w:lang w:val="en"/>
        </w:rPr>
      </w:pPr>
    </w:p>
    <w:p w14:paraId="554C1ED5" w14:textId="18EA95BC" w:rsidR="000836E3" w:rsidRPr="008D1BBA" w:rsidRDefault="000836E3" w:rsidP="002B76F8">
      <w:pPr>
        <w:spacing w:line="360" w:lineRule="auto"/>
        <w:jc w:val="both"/>
        <w:rPr>
          <w:color w:val="000000" w:themeColor="text1"/>
          <w:lang w:val="en"/>
        </w:rPr>
      </w:pPr>
      <w:r w:rsidRPr="60690563">
        <w:rPr>
          <w:color w:val="000000" w:themeColor="text1"/>
          <w:lang w:val="en"/>
        </w:rPr>
        <w:t>Research Questions and Approaches</w:t>
      </w:r>
      <w:r w:rsidRPr="60690563">
        <w:rPr>
          <w:color w:val="000000" w:themeColor="text1"/>
        </w:rPr>
        <w:t> </w:t>
      </w:r>
    </w:p>
    <w:p w14:paraId="54FDAE93" w14:textId="77777777" w:rsidR="000836E3" w:rsidRDefault="000836E3" w:rsidP="002B76F8">
      <w:pPr>
        <w:pStyle w:val="ListParagraph"/>
        <w:numPr>
          <w:ilvl w:val="0"/>
          <w:numId w:val="8"/>
        </w:numPr>
        <w:spacing w:line="360" w:lineRule="auto"/>
        <w:jc w:val="both"/>
        <w:rPr>
          <w:color w:val="000000" w:themeColor="text1"/>
        </w:rPr>
      </w:pPr>
      <w:r w:rsidRPr="60690563">
        <w:rPr>
          <w:color w:val="000000" w:themeColor="text1"/>
          <w:lang w:val="en-US"/>
        </w:rPr>
        <w:t>Detection: Can we identify problematic epibionts (e.g., hydrozoans, bryozoans) in plankton eDNA samples?</w:t>
      </w:r>
      <w:r w:rsidRPr="60690563">
        <w:rPr>
          <w:color w:val="000000" w:themeColor="text1"/>
        </w:rPr>
        <w:t> </w:t>
      </w:r>
    </w:p>
    <w:p w14:paraId="2C5536F5" w14:textId="4CA44B61" w:rsidR="000836E3" w:rsidRPr="000836E3" w:rsidRDefault="000836E3" w:rsidP="002B76F8">
      <w:pPr>
        <w:pStyle w:val="ListParagraph"/>
        <w:numPr>
          <w:ilvl w:val="1"/>
          <w:numId w:val="8"/>
        </w:numPr>
        <w:spacing w:line="360" w:lineRule="auto"/>
        <w:jc w:val="both"/>
        <w:rPr>
          <w:color w:val="000000" w:themeColor="text1"/>
        </w:rPr>
      </w:pPr>
      <w:r w:rsidRPr="60690563">
        <w:rPr>
          <w:color w:val="000000" w:themeColor="text1"/>
          <w:lang w:val="en"/>
        </w:rPr>
        <w:lastRenderedPageBreak/>
        <w:t xml:space="preserve">Approach: Design specific primers </w:t>
      </w:r>
      <w:r w:rsidR="00156DF7">
        <w:rPr>
          <w:color w:val="000000" w:themeColor="text1"/>
          <w:lang w:val="en"/>
        </w:rPr>
        <w:t xml:space="preserve">for high copy number regions </w:t>
      </w:r>
      <w:r w:rsidR="00EA3485">
        <w:rPr>
          <w:color w:val="000000" w:themeColor="text1"/>
          <w:lang w:val="en"/>
        </w:rPr>
        <w:t>identified</w:t>
      </w:r>
      <w:r w:rsidR="00D32FF8">
        <w:rPr>
          <w:color w:val="000000" w:themeColor="text1"/>
          <w:lang w:val="en"/>
        </w:rPr>
        <w:t xml:space="preserve"> by</w:t>
      </w:r>
      <w:r w:rsidRPr="60690563">
        <w:rPr>
          <w:color w:val="000000" w:themeColor="text1"/>
          <w:lang w:val="en"/>
        </w:rPr>
        <w:t xml:space="preserve"> </w:t>
      </w:r>
      <w:r w:rsidR="00F4392F">
        <w:rPr>
          <w:color w:val="000000" w:themeColor="text1"/>
          <w:lang w:val="en"/>
        </w:rPr>
        <w:t>whole genome sequenc</w:t>
      </w:r>
      <w:r w:rsidR="00D32FF8">
        <w:rPr>
          <w:color w:val="000000" w:themeColor="text1"/>
          <w:lang w:val="en"/>
        </w:rPr>
        <w:t>ing of</w:t>
      </w:r>
      <w:r w:rsidR="00F4392F">
        <w:rPr>
          <w:color w:val="000000" w:themeColor="text1"/>
          <w:lang w:val="en"/>
        </w:rPr>
        <w:t xml:space="preserve"> </w:t>
      </w:r>
      <w:r w:rsidR="00D32FF8">
        <w:rPr>
          <w:color w:val="000000" w:themeColor="text1"/>
          <w:lang w:val="en"/>
        </w:rPr>
        <w:t xml:space="preserve">seaweed </w:t>
      </w:r>
      <w:r w:rsidR="00A034FC">
        <w:rPr>
          <w:color w:val="000000" w:themeColor="text1"/>
          <w:lang w:val="en"/>
        </w:rPr>
        <w:t>epibionts</w:t>
      </w:r>
      <w:r w:rsidRPr="60690563">
        <w:rPr>
          <w:color w:val="000000" w:themeColor="text1"/>
          <w:lang w:val="en"/>
        </w:rPr>
        <w:t>.</w:t>
      </w:r>
      <w:r w:rsidRPr="60690563">
        <w:rPr>
          <w:color w:val="000000" w:themeColor="text1"/>
        </w:rPr>
        <w:t> </w:t>
      </w:r>
    </w:p>
    <w:p w14:paraId="1CDE34C1" w14:textId="77777777" w:rsidR="000836E3" w:rsidRDefault="000836E3" w:rsidP="002B76F8">
      <w:pPr>
        <w:pStyle w:val="ListParagraph"/>
        <w:numPr>
          <w:ilvl w:val="0"/>
          <w:numId w:val="8"/>
        </w:numPr>
        <w:spacing w:line="360" w:lineRule="auto"/>
        <w:jc w:val="both"/>
        <w:rPr>
          <w:color w:val="000000" w:themeColor="text1"/>
        </w:rPr>
      </w:pPr>
      <w:r w:rsidRPr="60690563">
        <w:rPr>
          <w:color w:val="000000" w:themeColor="text1"/>
          <w:lang w:val="en"/>
        </w:rPr>
        <w:t>Prediction: How predictive is planktonic eDNA of biofouling abundance compared to microscopy?</w:t>
      </w:r>
      <w:r w:rsidRPr="60690563">
        <w:rPr>
          <w:color w:val="000000" w:themeColor="text1"/>
        </w:rPr>
        <w:t> </w:t>
      </w:r>
    </w:p>
    <w:p w14:paraId="06DE872C" w14:textId="0F72AB5A" w:rsidR="000836E3" w:rsidRDefault="000836E3" w:rsidP="002B76F8">
      <w:pPr>
        <w:pStyle w:val="ListParagraph"/>
        <w:numPr>
          <w:ilvl w:val="1"/>
          <w:numId w:val="8"/>
        </w:numPr>
        <w:spacing w:line="360" w:lineRule="auto"/>
        <w:jc w:val="both"/>
        <w:rPr>
          <w:color w:val="000000" w:themeColor="text1"/>
        </w:rPr>
      </w:pPr>
      <w:r w:rsidRPr="60690563">
        <w:rPr>
          <w:color w:val="000000" w:themeColor="text1"/>
          <w:lang w:val="en"/>
        </w:rPr>
        <w:t>Approach: Correlate eDNA reads with microscope counts and refine primers for individual species / groups.</w:t>
      </w:r>
      <w:r w:rsidRPr="60690563">
        <w:rPr>
          <w:color w:val="000000" w:themeColor="text1"/>
        </w:rPr>
        <w:t> </w:t>
      </w:r>
    </w:p>
    <w:p w14:paraId="25E6FE5A" w14:textId="30A73DFA" w:rsidR="000836E3" w:rsidRPr="000836E3" w:rsidRDefault="000836E3" w:rsidP="002B76F8">
      <w:pPr>
        <w:pStyle w:val="ListParagraph"/>
        <w:numPr>
          <w:ilvl w:val="0"/>
          <w:numId w:val="8"/>
        </w:numPr>
        <w:spacing w:line="360" w:lineRule="auto"/>
        <w:jc w:val="both"/>
        <w:rPr>
          <w:color w:val="000000" w:themeColor="text1"/>
        </w:rPr>
      </w:pPr>
      <w:r w:rsidRPr="60690563">
        <w:rPr>
          <w:color w:val="000000" w:themeColor="text1"/>
          <w:lang w:val="en"/>
        </w:rPr>
        <w:t>Environmental Drivers: What are the main environmental drivers for biofouling presence/abundance, and how do these vary seasonally?</w:t>
      </w:r>
    </w:p>
    <w:p w14:paraId="6008B024" w14:textId="77777777" w:rsidR="000836E3" w:rsidRPr="000836E3" w:rsidRDefault="000836E3" w:rsidP="002B76F8">
      <w:pPr>
        <w:pStyle w:val="ListParagraph"/>
        <w:numPr>
          <w:ilvl w:val="1"/>
          <w:numId w:val="8"/>
        </w:numPr>
        <w:spacing w:line="360" w:lineRule="auto"/>
        <w:jc w:val="both"/>
        <w:rPr>
          <w:color w:val="000000" w:themeColor="text1"/>
        </w:rPr>
      </w:pPr>
      <w:r w:rsidRPr="60690563">
        <w:rPr>
          <w:color w:val="000000" w:themeColor="text1"/>
          <w:lang w:val="en"/>
        </w:rPr>
        <w:t>Approach:</w:t>
      </w:r>
    </w:p>
    <w:p w14:paraId="4A47578C" w14:textId="4012B99C" w:rsidR="000836E3" w:rsidRPr="000836E3" w:rsidRDefault="000836E3" w:rsidP="002B76F8">
      <w:pPr>
        <w:pStyle w:val="ListParagraph"/>
        <w:numPr>
          <w:ilvl w:val="2"/>
          <w:numId w:val="8"/>
        </w:numPr>
        <w:spacing w:line="360" w:lineRule="auto"/>
        <w:jc w:val="both"/>
        <w:rPr>
          <w:color w:val="000000" w:themeColor="text1"/>
        </w:rPr>
      </w:pPr>
      <w:r w:rsidRPr="60690563">
        <w:rPr>
          <w:color w:val="000000" w:themeColor="text1"/>
          <w:lang w:val="en"/>
        </w:rPr>
        <w:t xml:space="preserve"> Assess environmental conditions factors acros</w:t>
      </w:r>
      <w:r w:rsidR="00094E56" w:rsidRPr="60690563">
        <w:rPr>
          <w:color w:val="000000" w:themeColor="text1"/>
          <w:lang w:val="en"/>
        </w:rPr>
        <w:t>s</w:t>
      </w:r>
      <w:r w:rsidRPr="60690563">
        <w:rPr>
          <w:color w:val="000000" w:themeColor="text1"/>
          <w:lang w:val="en"/>
        </w:rPr>
        <w:t xml:space="preserve"> farms</w:t>
      </w:r>
      <w:r w:rsidR="00094E56" w:rsidRPr="60690563">
        <w:rPr>
          <w:color w:val="000000" w:themeColor="text1"/>
          <w:lang w:val="en"/>
        </w:rPr>
        <w:t xml:space="preserve"> spanning a </w:t>
      </w:r>
      <w:r w:rsidR="000700A7" w:rsidRPr="60690563">
        <w:rPr>
          <w:color w:val="000000" w:themeColor="text1"/>
          <w:lang w:val="en"/>
        </w:rPr>
        <w:t>broad spatial</w:t>
      </w:r>
      <w:r w:rsidR="00094E56" w:rsidRPr="60690563">
        <w:rPr>
          <w:color w:val="000000" w:themeColor="text1"/>
          <w:lang w:val="en"/>
        </w:rPr>
        <w:t xml:space="preserve"> area</w:t>
      </w:r>
      <w:r w:rsidRPr="60690563">
        <w:rPr>
          <w:color w:val="000000" w:themeColor="text1"/>
          <w:lang w:val="en"/>
        </w:rPr>
        <w:t xml:space="preserve">, incorporating continuous sampling throughout multiple seasons. </w:t>
      </w:r>
    </w:p>
    <w:p w14:paraId="04AF2B32" w14:textId="5F79448A" w:rsidR="000836E3" w:rsidRPr="000836E3" w:rsidRDefault="000836E3" w:rsidP="002B76F8">
      <w:pPr>
        <w:pStyle w:val="ListParagraph"/>
        <w:numPr>
          <w:ilvl w:val="2"/>
          <w:numId w:val="8"/>
        </w:numPr>
        <w:spacing w:line="360" w:lineRule="auto"/>
        <w:jc w:val="both"/>
        <w:rPr>
          <w:color w:val="000000" w:themeColor="text1"/>
        </w:rPr>
      </w:pPr>
      <w:r w:rsidRPr="60690563">
        <w:rPr>
          <w:color w:val="000000" w:themeColor="text1"/>
          <w:lang w:val="en"/>
        </w:rPr>
        <w:t>Analyze temporal shifts in environmental conditions such as temperature, salinity, nutrient levels, and photosynthetically active radiation (PAR) to identify critical seasonal thresholds that influence biofouling dynamics.</w:t>
      </w:r>
    </w:p>
    <w:p w14:paraId="72C054DF" w14:textId="77777777" w:rsidR="002D1D9C" w:rsidRDefault="002D1D9C" w:rsidP="002B76F8">
      <w:pPr>
        <w:spacing w:line="360" w:lineRule="auto"/>
        <w:jc w:val="both"/>
        <w:rPr>
          <w:color w:val="000000" w:themeColor="text1"/>
        </w:rPr>
      </w:pPr>
    </w:p>
    <w:p w14:paraId="68C3A29B" w14:textId="77777777" w:rsidR="00E42466" w:rsidRDefault="00E42466" w:rsidP="002B76F8">
      <w:pPr>
        <w:spacing w:line="360" w:lineRule="auto"/>
        <w:jc w:val="both"/>
        <w:rPr>
          <w:color w:val="000000"/>
        </w:rPr>
      </w:pPr>
    </w:p>
    <w:p w14:paraId="38D618CC" w14:textId="1B949739" w:rsidR="00301D83" w:rsidRPr="00301D83" w:rsidRDefault="00301D83" w:rsidP="002B76F8">
      <w:pPr>
        <w:spacing w:line="360" w:lineRule="auto"/>
        <w:jc w:val="both"/>
        <w:rPr>
          <w:color w:val="000000"/>
        </w:rPr>
      </w:pPr>
      <w:r w:rsidRPr="60690563">
        <w:rPr>
          <w:color w:val="000000" w:themeColor="text1"/>
          <w:lang w:val="en"/>
        </w:rPr>
        <w:t>Year 1 Timeline</w:t>
      </w:r>
      <w:r w:rsidRPr="60690563">
        <w:rPr>
          <w:color w:val="000000" w:themeColor="text1"/>
        </w:rPr>
        <w:t> (make into a plot)</w:t>
      </w:r>
    </w:p>
    <w:p w14:paraId="088226A6" w14:textId="36FC1CB2" w:rsidR="00301D83" w:rsidRPr="00301D83" w:rsidRDefault="00301D83" w:rsidP="002B76F8">
      <w:pPr>
        <w:numPr>
          <w:ilvl w:val="0"/>
          <w:numId w:val="9"/>
        </w:numPr>
        <w:spacing w:line="360" w:lineRule="auto"/>
        <w:jc w:val="both"/>
        <w:rPr>
          <w:color w:val="000000"/>
        </w:rPr>
      </w:pPr>
      <w:r w:rsidRPr="60690563">
        <w:rPr>
          <w:color w:val="000000" w:themeColor="text1"/>
          <w:lang w:val="en"/>
        </w:rPr>
        <w:t>Months 1–3: Literature review, initial fieldwork planning, and equipment setup.</w:t>
      </w:r>
      <w:r w:rsidRPr="60690563">
        <w:rPr>
          <w:color w:val="000000" w:themeColor="text1"/>
        </w:rPr>
        <w:t> </w:t>
      </w:r>
    </w:p>
    <w:p w14:paraId="04116E4C" w14:textId="77777777" w:rsidR="00301D83" w:rsidRPr="00301D83" w:rsidRDefault="00301D83" w:rsidP="002B76F8">
      <w:pPr>
        <w:numPr>
          <w:ilvl w:val="0"/>
          <w:numId w:val="10"/>
        </w:numPr>
        <w:spacing w:line="360" w:lineRule="auto"/>
        <w:jc w:val="both"/>
        <w:rPr>
          <w:color w:val="000000"/>
        </w:rPr>
      </w:pPr>
      <w:r w:rsidRPr="60690563">
        <w:rPr>
          <w:color w:val="000000" w:themeColor="text1"/>
          <w:lang w:val="en-US"/>
        </w:rPr>
        <w:t>Months 1–12: Sampling at multiple farms; eDNA extraction.</w:t>
      </w:r>
      <w:r w:rsidRPr="60690563">
        <w:rPr>
          <w:color w:val="000000" w:themeColor="text1"/>
        </w:rPr>
        <w:t> </w:t>
      </w:r>
    </w:p>
    <w:p w14:paraId="2BC111BB" w14:textId="77777777" w:rsidR="00301D83" w:rsidRPr="00301D83" w:rsidRDefault="00301D83" w:rsidP="002B76F8">
      <w:pPr>
        <w:numPr>
          <w:ilvl w:val="0"/>
          <w:numId w:val="11"/>
        </w:numPr>
        <w:spacing w:line="360" w:lineRule="auto"/>
        <w:jc w:val="both"/>
        <w:rPr>
          <w:color w:val="000000"/>
        </w:rPr>
      </w:pPr>
      <w:r w:rsidRPr="60690563">
        <w:rPr>
          <w:color w:val="000000" w:themeColor="text1"/>
          <w:lang w:val="en"/>
        </w:rPr>
        <w:t>Months 4–9: Primer design and testing for problematic species; data analysis.</w:t>
      </w:r>
      <w:r w:rsidRPr="60690563">
        <w:rPr>
          <w:color w:val="000000" w:themeColor="text1"/>
        </w:rPr>
        <w:t> </w:t>
      </w:r>
    </w:p>
    <w:p w14:paraId="28D20EA6" w14:textId="77777777" w:rsidR="00301D83" w:rsidRPr="00301D83" w:rsidRDefault="00301D83" w:rsidP="002B76F8">
      <w:pPr>
        <w:numPr>
          <w:ilvl w:val="0"/>
          <w:numId w:val="12"/>
        </w:numPr>
        <w:spacing w:line="360" w:lineRule="auto"/>
        <w:jc w:val="both"/>
        <w:rPr>
          <w:color w:val="000000"/>
        </w:rPr>
      </w:pPr>
      <w:r w:rsidRPr="60690563">
        <w:rPr>
          <w:color w:val="000000" w:themeColor="text1"/>
          <w:lang w:val="en"/>
        </w:rPr>
        <w:t>Months 10–12: Correlation studies, refine method, and prepare for model development</w:t>
      </w:r>
      <w:r w:rsidRPr="60690563">
        <w:rPr>
          <w:color w:val="000000" w:themeColor="text1"/>
        </w:rPr>
        <w:t> </w:t>
      </w:r>
    </w:p>
    <w:p w14:paraId="62F7BB57" w14:textId="77777777" w:rsidR="00E42466" w:rsidRDefault="00E42466" w:rsidP="002B76F8">
      <w:pPr>
        <w:spacing w:line="360" w:lineRule="auto"/>
        <w:jc w:val="both"/>
        <w:rPr>
          <w:color w:val="000000"/>
        </w:rPr>
      </w:pPr>
    </w:p>
    <w:p w14:paraId="6F4B9196" w14:textId="77777777" w:rsidR="00E42466" w:rsidRDefault="00E42466" w:rsidP="002B76F8">
      <w:pPr>
        <w:spacing w:line="360" w:lineRule="auto"/>
        <w:jc w:val="both"/>
        <w:rPr>
          <w:color w:val="000000"/>
        </w:rPr>
      </w:pPr>
    </w:p>
    <w:p w14:paraId="05D69870" w14:textId="6DDAF3A6" w:rsidR="5B8794DE" w:rsidRDefault="5B8794DE" w:rsidP="002B76F8">
      <w:pPr>
        <w:spacing w:line="360" w:lineRule="auto"/>
        <w:jc w:val="both"/>
        <w:rPr>
          <w:color w:val="000000" w:themeColor="text1"/>
        </w:rPr>
      </w:pPr>
    </w:p>
    <w:p w14:paraId="49325477" w14:textId="77777777" w:rsidR="000836E3" w:rsidRDefault="000836E3" w:rsidP="002B76F8">
      <w:pPr>
        <w:spacing w:line="360" w:lineRule="auto"/>
        <w:jc w:val="both"/>
      </w:pPr>
    </w:p>
    <w:sdt>
      <w:sdtPr>
        <w:tag w:val="EndNote.ReferenceList"/>
        <w:id w:val="-159159319"/>
        <w:placeholder>
          <w:docPart w:val="DefaultPlaceholder_-1854013440"/>
        </w:placeholder>
      </w:sdtPr>
      <w:sdtContent>
        <w:p w14:paraId="2915ECE0" w14:textId="620BD6F4" w:rsidR="00887F28" w:rsidRPr="00887F28" w:rsidRDefault="00887F28" w:rsidP="00887F28">
          <w:pPr>
            <w:pStyle w:val="EndNoteBibliography"/>
            <w:spacing w:after="0"/>
            <w:ind w:left="720" w:hanging="720"/>
          </w:pPr>
          <w:r w:rsidRPr="00887F28">
            <w:t xml:space="preserve">AGOSTINI, V. O. &amp; OZORIO, C. P. 2022. Biofouling initial succession on offshore artificial substrate under subtropical conditions. </w:t>
          </w:r>
          <w:r w:rsidRPr="00887F28">
            <w:rPr>
              <w:i/>
            </w:rPr>
            <w:t>An Acad Bras Cienc,</w:t>
          </w:r>
          <w:r w:rsidRPr="00887F28">
            <w:t xml:space="preserve"> 94</w:t>
          </w:r>
          <w:r w:rsidRPr="00887F28">
            <w:rPr>
              <w:b/>
            </w:rPr>
            <w:t>,</w:t>
          </w:r>
          <w:r w:rsidRPr="00887F28">
            <w:t xml:space="preserve"> e20201357.</w:t>
          </w:r>
        </w:p>
        <w:p w14:paraId="6C7A37A7" w14:textId="77777777" w:rsidR="00887F28" w:rsidRPr="00887F28" w:rsidRDefault="00887F28" w:rsidP="00887F28">
          <w:pPr>
            <w:pStyle w:val="EndNoteBibliography"/>
            <w:spacing w:after="0"/>
            <w:ind w:left="720" w:hanging="720"/>
          </w:pPr>
          <w:r w:rsidRPr="00887F28">
            <w:t>ALGUERÓ</w:t>
          </w:r>
          <w:r w:rsidRPr="00887F28">
            <w:rPr>
              <w:rFonts w:ascii="Cambria Math" w:hAnsi="Cambria Math" w:cs="Cambria Math"/>
            </w:rPr>
            <w:t>‐</w:t>
          </w:r>
          <w:r w:rsidRPr="00887F28">
            <w:t>MU</w:t>
          </w:r>
          <w:r w:rsidRPr="00887F28">
            <w:rPr>
              <w:rFonts w:cs="Aptos"/>
            </w:rPr>
            <w:t>Ñ</w:t>
          </w:r>
          <w:r w:rsidRPr="00887F28">
            <w:t>IZ, M., SPATHARIS, S., DWYER, T., DE NOIA, M., CHEAIB, B., LIU, YEE</w:t>
          </w:r>
          <w:r w:rsidRPr="00887F28">
            <w:rPr>
              <w:rFonts w:cs="Aptos"/>
            </w:rPr>
            <w:t> </w:t>
          </w:r>
          <w:r w:rsidRPr="00887F28">
            <w:t>W., ROBERTSON, BRENDAN</w:t>
          </w:r>
          <w:r w:rsidRPr="00887F28">
            <w:rPr>
              <w:rFonts w:cs="Aptos"/>
            </w:rPr>
            <w:t> </w:t>
          </w:r>
          <w:r w:rsidRPr="00887F28">
            <w:t>A., JOHNSTONE, C., WELSH, J., MACPHEE, A., MAZURKIEWICZ, M., BICKERDIKE, R., MIGAUD, H., MCGHEE, C., PR</w:t>
          </w:r>
          <w:r w:rsidRPr="00887F28">
            <w:rPr>
              <w:rFonts w:cs="Aptos"/>
            </w:rPr>
            <w:t>Æ</w:t>
          </w:r>
          <w:r w:rsidRPr="00887F28">
            <w:t xml:space="preserve">BEL, K. &amp; </w:t>
          </w:r>
          <w:r w:rsidRPr="00887F28">
            <w:lastRenderedPageBreak/>
            <w:t>LLEWELLYN, M. 2024. High</w:t>
          </w:r>
          <w:r w:rsidRPr="00887F28">
            <w:rPr>
              <w:rFonts w:ascii="Cambria Math" w:hAnsi="Cambria Math" w:cs="Cambria Math"/>
            </w:rPr>
            <w:t>‐</w:t>
          </w:r>
          <w:r w:rsidRPr="00887F28">
            <w:t>Resolution Longitudinal eDNA Metabarcoding and Morphological Tracking of Planktonic Threats to Salmon</w:t>
          </w:r>
          <w:r w:rsidRPr="00887F28">
            <w:rPr>
              <w:rFonts w:cs="Aptos"/>
            </w:rPr>
            <w:t> </w:t>
          </w:r>
          <w:r w:rsidRPr="00887F28">
            <w:t xml:space="preserve">Aquaculture. </w:t>
          </w:r>
          <w:r w:rsidRPr="00887F28">
            <w:rPr>
              <w:i/>
            </w:rPr>
            <w:t>Environmental DNA,</w:t>
          </w:r>
          <w:r w:rsidRPr="00887F28">
            <w:t xml:space="preserve"> 6.</w:t>
          </w:r>
        </w:p>
        <w:p w14:paraId="278D8A2D" w14:textId="77777777" w:rsidR="00887F28" w:rsidRPr="00887F28" w:rsidRDefault="00887F28" w:rsidP="00887F28">
          <w:pPr>
            <w:pStyle w:val="EndNoteBibliography"/>
            <w:spacing w:after="0"/>
            <w:ind w:left="720" w:hanging="720"/>
          </w:pPr>
          <w:r w:rsidRPr="00887F28">
            <w:t xml:space="preserve">AMMON, U. V., WOOD, S. A., LAROCHE, O., ZAIKO, A., TAIT, L., LAVERY, S., INGLIS, G. J. &amp; POCHON, X. 2018. Combining morpho-taxonomy and metabarcoding enhances the detection of non-indigenous marine pests in biofouling communities. </w:t>
          </w:r>
          <w:r w:rsidRPr="00887F28">
            <w:rPr>
              <w:i/>
            </w:rPr>
            <w:t>Sci Rep,</w:t>
          </w:r>
          <w:r w:rsidRPr="00887F28">
            <w:t xml:space="preserve"> 8</w:t>
          </w:r>
          <w:r w:rsidRPr="00887F28">
            <w:rPr>
              <w:b/>
            </w:rPr>
            <w:t>,</w:t>
          </w:r>
          <w:r w:rsidRPr="00887F28">
            <w:t xml:space="preserve"> 16290.</w:t>
          </w:r>
        </w:p>
        <w:p w14:paraId="5CE8138E" w14:textId="77777777" w:rsidR="00887F28" w:rsidRPr="00887F28" w:rsidRDefault="00887F28" w:rsidP="00887F28">
          <w:pPr>
            <w:pStyle w:val="EndNoteBibliography"/>
            <w:spacing w:after="0"/>
            <w:ind w:left="720" w:hanging="720"/>
          </w:pPr>
          <w:r w:rsidRPr="00887F28">
            <w:t xml:space="preserve">ATKINSON, D. 1994. Temperature and organism size—a biological law for ectotherms? </w:t>
          </w:r>
          <w:r w:rsidRPr="00887F28">
            <w:rPr>
              <w:i/>
            </w:rPr>
            <w:t>Adv Ecol Res 25:1 - 58</w:t>
          </w:r>
          <w:r w:rsidRPr="00887F28">
            <w:t>.</w:t>
          </w:r>
        </w:p>
        <w:p w14:paraId="43068C18" w14:textId="77777777" w:rsidR="00887F28" w:rsidRPr="00887F28" w:rsidRDefault="00887F28" w:rsidP="00887F28">
          <w:pPr>
            <w:pStyle w:val="EndNoteBibliography"/>
            <w:spacing w:after="0"/>
            <w:ind w:left="720" w:hanging="720"/>
          </w:pPr>
          <w:r w:rsidRPr="00887F28">
            <w:t xml:space="preserve">AUDREZET, F., ZAIKO, A., LEAR, G., WOOD, S. A., TREMBLAY, L. A. &amp; POCHON, X. 2021. Biosecurity implications of drifting marine plastic debris: Current knowledge and future research. </w:t>
          </w:r>
          <w:r w:rsidRPr="00887F28">
            <w:rPr>
              <w:i/>
            </w:rPr>
            <w:t>Mar Pollut Bull,</w:t>
          </w:r>
          <w:r w:rsidRPr="00887F28">
            <w:t xml:space="preserve"> 162</w:t>
          </w:r>
          <w:r w:rsidRPr="00887F28">
            <w:rPr>
              <w:b/>
            </w:rPr>
            <w:t>,</w:t>
          </w:r>
          <w:r w:rsidRPr="00887F28">
            <w:t xml:space="preserve"> 111835.</w:t>
          </w:r>
        </w:p>
        <w:p w14:paraId="4BC0F2FD" w14:textId="77777777" w:rsidR="00887F28" w:rsidRPr="00887F28" w:rsidRDefault="00887F28" w:rsidP="00887F28">
          <w:pPr>
            <w:pStyle w:val="EndNoteBibliography"/>
            <w:spacing w:after="0"/>
            <w:ind w:left="720" w:hanging="720"/>
          </w:pPr>
          <w:r w:rsidRPr="00887F28">
            <w:t xml:space="preserve">BAE, S., KIM, P. &amp; YI, C. H. 2023. Biodiversity and spatial distribution of ascidian using environmental DNA metabarcoding. </w:t>
          </w:r>
          <w:r w:rsidRPr="00887F28">
            <w:rPr>
              <w:i/>
            </w:rPr>
            <w:t>Mar Environ Res,</w:t>
          </w:r>
          <w:r w:rsidRPr="00887F28">
            <w:t xml:space="preserve"> 185</w:t>
          </w:r>
          <w:r w:rsidRPr="00887F28">
            <w:rPr>
              <w:b/>
            </w:rPr>
            <w:t>,</w:t>
          </w:r>
          <w:r w:rsidRPr="00887F28">
            <w:t xml:space="preserve"> 105893.</w:t>
          </w:r>
        </w:p>
        <w:p w14:paraId="27309CB1" w14:textId="77777777" w:rsidR="00887F28" w:rsidRPr="00887F28" w:rsidRDefault="00887F28" w:rsidP="00887F28">
          <w:pPr>
            <w:pStyle w:val="EndNoteBibliography"/>
            <w:spacing w:after="0"/>
            <w:ind w:left="720" w:hanging="720"/>
          </w:pPr>
          <w:r w:rsidRPr="00887F28">
            <w:t xml:space="preserve">BANNISTER, J., SIEVERS, M., BUSH, F. &amp; BLOECHER, N. 2019. Biofouling in marine aquaculture: a review of recent research and developments. </w:t>
          </w:r>
          <w:r w:rsidRPr="00887F28">
            <w:rPr>
              <w:i/>
            </w:rPr>
            <w:t>Biofouling,</w:t>
          </w:r>
          <w:r w:rsidRPr="00887F28">
            <w:t xml:space="preserve"> 35</w:t>
          </w:r>
          <w:r w:rsidRPr="00887F28">
            <w:rPr>
              <w:b/>
            </w:rPr>
            <w:t>,</w:t>
          </w:r>
          <w:r w:rsidRPr="00887F28">
            <w:t xml:space="preserve"> 631-648.</w:t>
          </w:r>
        </w:p>
        <w:p w14:paraId="342E7489" w14:textId="77777777" w:rsidR="00887F28" w:rsidRPr="00887F28" w:rsidRDefault="00887F28" w:rsidP="00887F28">
          <w:pPr>
            <w:pStyle w:val="EndNoteBibliography"/>
            <w:spacing w:after="0"/>
            <w:ind w:left="720" w:hanging="720"/>
          </w:pPr>
          <w:r w:rsidRPr="00887F28">
            <w:t xml:space="preserve">BERGER, C., PAPAZOVA, P., MARSHALL, B., EVANS, F. &amp; WILLIAMS, C. 2024. Integrating environmental and ecological monitoring with seaweed farming. </w:t>
          </w:r>
          <w:r w:rsidRPr="00887F28">
            <w:rPr>
              <w:i/>
            </w:rPr>
            <w:t>bioRxiv</w:t>
          </w:r>
          <w:r w:rsidRPr="00887F28">
            <w:rPr>
              <w:b/>
            </w:rPr>
            <w:t>,</w:t>
          </w:r>
          <w:r w:rsidRPr="00887F28">
            <w:t xml:space="preserve"> 2024.02. 15.580450.</w:t>
          </w:r>
        </w:p>
        <w:p w14:paraId="4E26492A" w14:textId="77777777" w:rsidR="00887F28" w:rsidRPr="00887F28" w:rsidRDefault="00887F28" w:rsidP="00887F28">
          <w:pPr>
            <w:pStyle w:val="EndNoteBibliography"/>
            <w:spacing w:after="0"/>
            <w:ind w:left="720" w:hanging="720"/>
          </w:pPr>
          <w:r w:rsidRPr="00887F28">
            <w:t xml:space="preserve">BODERSKOV, T., NIELSEN, M. M., RASMUSSEN, M. B., BALSBY, T. J. S., MACLEOD, A., HOLDT, S. L., SLOTH, J. J. &amp; BRUHN, A. 2021. Effects of seeding method, timing and site selection on the production and quality of sugar kelp, Saccharina latissima: A Danish case study. </w:t>
          </w:r>
          <w:r w:rsidRPr="00887F28">
            <w:rPr>
              <w:i/>
            </w:rPr>
            <w:t>Algal Research,</w:t>
          </w:r>
          <w:r w:rsidRPr="00887F28">
            <w:t xml:space="preserve"> 53.</w:t>
          </w:r>
        </w:p>
        <w:p w14:paraId="7F12FDF7" w14:textId="77777777" w:rsidR="00887F28" w:rsidRPr="00887F28" w:rsidRDefault="00887F28" w:rsidP="00887F28">
          <w:pPr>
            <w:pStyle w:val="EndNoteBibliography"/>
            <w:spacing w:after="0"/>
            <w:ind w:left="720" w:hanging="720"/>
          </w:pPr>
          <w:r w:rsidRPr="00887F28">
            <w:t xml:space="preserve">BORRELL, Y. J., MIRALLES, L., DO HUU, H., MOHAMMED-GEBA, K. &amp; GARCIA-VAZQUEZ, E. 2017. DNA in a bottle-Rapid metabarcoding survey for early alerts of invasive species in ports. </w:t>
          </w:r>
          <w:r w:rsidRPr="00887F28">
            <w:rPr>
              <w:i/>
            </w:rPr>
            <w:t>PLoS One,</w:t>
          </w:r>
          <w:r w:rsidRPr="00887F28">
            <w:t xml:space="preserve"> 12</w:t>
          </w:r>
          <w:r w:rsidRPr="00887F28">
            <w:rPr>
              <w:b/>
            </w:rPr>
            <w:t>,</w:t>
          </w:r>
          <w:r w:rsidRPr="00887F28">
            <w:t xml:space="preserve"> e0183347.</w:t>
          </w:r>
        </w:p>
        <w:p w14:paraId="21349A9E" w14:textId="77777777" w:rsidR="00887F28" w:rsidRPr="00887F28" w:rsidRDefault="00887F28" w:rsidP="00887F28">
          <w:pPr>
            <w:pStyle w:val="EndNoteBibliography"/>
            <w:spacing w:after="0"/>
            <w:ind w:left="720" w:hanging="720"/>
          </w:pPr>
          <w:r w:rsidRPr="00887F28">
            <w:t xml:space="preserve">BOWERS, H., POCHON, X., VON AMMON, U., GEMMELL, N., STANTON, J.-A., JEUNEN, G.-J., SHERMAN, C. &amp; ZAIKO, A. 2021. Towards the Optimization of eDNA/eRNA Sampling Technologies for Marine Biosecurity Surveillance. </w:t>
          </w:r>
          <w:r w:rsidRPr="00887F28">
            <w:rPr>
              <w:i/>
            </w:rPr>
            <w:t>Water,</w:t>
          </w:r>
          <w:r w:rsidRPr="00887F28">
            <w:t xml:space="preserve"> 13.</w:t>
          </w:r>
        </w:p>
        <w:p w14:paraId="44AD69F6" w14:textId="77777777" w:rsidR="00887F28" w:rsidRPr="00887F28" w:rsidRDefault="00887F28" w:rsidP="00887F28">
          <w:pPr>
            <w:pStyle w:val="EndNoteBibliography"/>
            <w:spacing w:after="0"/>
            <w:ind w:left="720" w:hanging="720"/>
          </w:pPr>
          <w:r w:rsidRPr="00887F28">
            <w:t xml:space="preserve">BRUHN, A., TØRRING, D. B., THOMSEN, M., CANAL-VERGÉS, P., NIELSEN, M. M., RASMUSSEN, M. B., EYBYE, K. L., LARSEN, M. M., BALSBY, T. J. S. &amp; PETERSEN, J. K. 2016. Impact of environmental conditions on biomass yield, quality, and bio-mitigation capacity of Saccharina latissima. </w:t>
          </w:r>
          <w:r w:rsidRPr="00887F28">
            <w:rPr>
              <w:i/>
            </w:rPr>
            <w:t>Aquaculture Environment Interactions,</w:t>
          </w:r>
          <w:r w:rsidRPr="00887F28">
            <w:t xml:space="preserve"> 8</w:t>
          </w:r>
          <w:r w:rsidRPr="00887F28">
            <w:rPr>
              <w:b/>
            </w:rPr>
            <w:t>,</w:t>
          </w:r>
          <w:r w:rsidRPr="00887F28">
            <w:t xml:space="preserve"> 619-636.</w:t>
          </w:r>
        </w:p>
        <w:p w14:paraId="061A7D69" w14:textId="77777777" w:rsidR="00887F28" w:rsidRPr="00887F28" w:rsidRDefault="00887F28" w:rsidP="00887F28">
          <w:pPr>
            <w:pStyle w:val="EndNoteBibliography"/>
            <w:spacing w:after="0"/>
            <w:ind w:left="720" w:hanging="720"/>
          </w:pPr>
          <w:r w:rsidRPr="00887F28">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887F28">
            <w:rPr>
              <w:i/>
            </w:rPr>
            <w:t>Marine Biology,</w:t>
          </w:r>
          <w:r w:rsidRPr="00887F28">
            <w:t xml:space="preserve"> 168.</w:t>
          </w:r>
        </w:p>
        <w:p w14:paraId="5BA84145" w14:textId="77777777" w:rsidR="00887F28" w:rsidRPr="00887F28" w:rsidRDefault="00887F28" w:rsidP="00887F28">
          <w:pPr>
            <w:pStyle w:val="EndNoteBibliography"/>
            <w:spacing w:after="0"/>
            <w:ind w:left="720" w:hanging="720"/>
          </w:pPr>
          <w:r w:rsidRPr="00887F28">
            <w:t xml:space="preserve">CERCA, M., SOSA, A. &amp; MURPHY, F. 2023. Responsible supply systems for macroalgae: Upscaling seaweed cultivation in Ireland. </w:t>
          </w:r>
          <w:r w:rsidRPr="00887F28">
            <w:rPr>
              <w:i/>
            </w:rPr>
            <w:t>Aquaculture,</w:t>
          </w:r>
          <w:r w:rsidRPr="00887F28">
            <w:t xml:space="preserve"> 563.</w:t>
          </w:r>
        </w:p>
        <w:p w14:paraId="79C721CA" w14:textId="77777777" w:rsidR="00887F28" w:rsidRPr="00887F28" w:rsidRDefault="00887F28" w:rsidP="00887F28">
          <w:pPr>
            <w:pStyle w:val="EndNoteBibliography"/>
            <w:spacing w:after="0"/>
            <w:ind w:left="720" w:hanging="720"/>
          </w:pPr>
          <w:r w:rsidRPr="00887F28">
            <w:t xml:space="preserve">CHEN, Y., WANG, H., GONG, Y., ZHANG, P., ZHANG, H., WANG, T., XIE, J., XU, J., WANG, H. &amp; KONG, X. 2023. Benefits of combined environmental DNA and microscopy for diversity monitoring in rotifer community: A mesocosm experiment. </w:t>
          </w:r>
          <w:r w:rsidRPr="00887F28">
            <w:rPr>
              <w:i/>
            </w:rPr>
            <w:t>Ecological Indicators,</w:t>
          </w:r>
          <w:r w:rsidRPr="00887F28">
            <w:t xml:space="preserve"> 155.</w:t>
          </w:r>
        </w:p>
        <w:p w14:paraId="25D505FB" w14:textId="77777777" w:rsidR="00887F28" w:rsidRPr="00887F28" w:rsidRDefault="00887F28" w:rsidP="00887F28">
          <w:pPr>
            <w:pStyle w:val="EndNoteBibliography"/>
            <w:spacing w:after="0"/>
            <w:ind w:left="720" w:hanging="720"/>
          </w:pPr>
          <w:r w:rsidRPr="00887F28">
            <w:t xml:space="preserve">DANZIGER, A. M., OLSON, Z. H. &amp; FREDERICH, M. 2022. Limitations of eDNA analysis for Carcinus maenas abundance estimations. </w:t>
          </w:r>
          <w:r w:rsidRPr="00887F28">
            <w:rPr>
              <w:i/>
            </w:rPr>
            <w:t>BMC Ecol Evol,</w:t>
          </w:r>
          <w:r w:rsidRPr="00887F28">
            <w:t xml:space="preserve"> 22</w:t>
          </w:r>
          <w:r w:rsidRPr="00887F28">
            <w:rPr>
              <w:b/>
            </w:rPr>
            <w:t>,</w:t>
          </w:r>
          <w:r w:rsidRPr="00887F28">
            <w:t xml:space="preserve"> 14.</w:t>
          </w:r>
        </w:p>
        <w:p w14:paraId="3D8B042D" w14:textId="77777777" w:rsidR="00887F28" w:rsidRPr="00887F28" w:rsidRDefault="00887F28" w:rsidP="00887F28">
          <w:pPr>
            <w:pStyle w:val="EndNoteBibliography"/>
            <w:spacing w:after="0"/>
            <w:ind w:left="720" w:hanging="720"/>
          </w:pPr>
          <w:r w:rsidRPr="00887F28">
            <w:t xml:space="preserve">DJURHUUS, A., PITZ, K., SAWAYA, N. A., ROJAS-MARQUEZ, J., MICHAUD, B., MONTES, E., MULLER-KARGER, F. &amp; BREITBART, M. 2018. Evaluation of marine zooplankton community structure through environmental DNA metabarcoding. </w:t>
          </w:r>
          <w:r w:rsidRPr="00887F28">
            <w:rPr>
              <w:i/>
            </w:rPr>
            <w:t>Limnol Oceanogr Methods,</w:t>
          </w:r>
          <w:r w:rsidRPr="00887F28">
            <w:t xml:space="preserve"> 16</w:t>
          </w:r>
          <w:r w:rsidRPr="00887F28">
            <w:rPr>
              <w:b/>
            </w:rPr>
            <w:t>,</w:t>
          </w:r>
          <w:r w:rsidRPr="00887F28">
            <w:t xml:space="preserve"> 209-221.</w:t>
          </w:r>
        </w:p>
        <w:p w14:paraId="415B84A6" w14:textId="77777777" w:rsidR="00887F28" w:rsidRPr="00887F28" w:rsidRDefault="00887F28" w:rsidP="00887F28">
          <w:pPr>
            <w:pStyle w:val="EndNoteBibliography"/>
            <w:spacing w:after="0"/>
            <w:ind w:left="720" w:hanging="720"/>
          </w:pPr>
          <w:r w:rsidRPr="00887F28">
            <w:t xml:space="preserve">DJURHUUS, A., PORT, J., CLOSEK, C. J., YAMAHARA, K. M., ROMERO-MARACCINI, O., WALZ, K. R., GOLDSMITH, D. B., MICHISAKI, R., BREITBART, M., BOEHM, A. B. &amp; CHAVEZ, F. P. </w:t>
          </w:r>
          <w:r w:rsidRPr="00887F28">
            <w:lastRenderedPageBreak/>
            <w:t xml:space="preserve">2017. Evaluation of Filtration and DNA Extraction Methods for Environmental DNA Biodiversity Assessments across Multiple Trophic Levels. </w:t>
          </w:r>
          <w:r w:rsidRPr="00887F28">
            <w:rPr>
              <w:i/>
            </w:rPr>
            <w:t>Frontiers in Marine Science,</w:t>
          </w:r>
          <w:r w:rsidRPr="00887F28">
            <w:t xml:space="preserve"> 4.</w:t>
          </w:r>
        </w:p>
        <w:p w14:paraId="669E5DAB" w14:textId="77777777" w:rsidR="00887F28" w:rsidRPr="00887F28" w:rsidRDefault="00887F28" w:rsidP="00887F28">
          <w:pPr>
            <w:pStyle w:val="EndNoteBibliography"/>
            <w:spacing w:after="0"/>
            <w:ind w:left="720" w:hanging="720"/>
          </w:pPr>
          <w:r w:rsidRPr="00887F28">
            <w:t xml:space="preserve">DORANT, Y., CAYUELA, H., WELLBAND, K., LAPORTE, M., ROUGEMONT, Q., MEROT, C., NORMANDEAU, E., ROCHETTE, R. &amp; BERNATCHEZ, L. 2020. Copy number variants outperform SNPs to reveal genotype-temperature association in a marine species. </w:t>
          </w:r>
          <w:r w:rsidRPr="00887F28">
            <w:rPr>
              <w:i/>
            </w:rPr>
            <w:t>Mol Ecol,</w:t>
          </w:r>
          <w:r w:rsidRPr="00887F28">
            <w:t xml:space="preserve"> 29</w:t>
          </w:r>
          <w:r w:rsidRPr="00887F28">
            <w:rPr>
              <w:b/>
            </w:rPr>
            <w:t>,</w:t>
          </w:r>
          <w:r w:rsidRPr="00887F28">
            <w:t xml:space="preserve"> 4765-4782.</w:t>
          </w:r>
        </w:p>
        <w:p w14:paraId="0FC55629" w14:textId="77777777" w:rsidR="00887F28" w:rsidRPr="00887F28" w:rsidRDefault="00887F28" w:rsidP="00887F28">
          <w:pPr>
            <w:pStyle w:val="EndNoteBibliography"/>
            <w:spacing w:after="0"/>
            <w:ind w:left="720" w:hanging="720"/>
          </w:pPr>
          <w:r w:rsidRPr="00887F28">
            <w:t xml:space="preserve">DUARTE, S., SIMOES, L. &amp; COSTA, F. O. 2023. Current status and topical issues on the use of eDNA-based targeted detection of rare animal species. </w:t>
          </w:r>
          <w:r w:rsidRPr="00887F28">
            <w:rPr>
              <w:i/>
            </w:rPr>
            <w:t>Sci Total Environ,</w:t>
          </w:r>
          <w:r w:rsidRPr="00887F28">
            <w:t xml:space="preserve"> 904</w:t>
          </w:r>
          <w:r w:rsidRPr="00887F28">
            <w:rPr>
              <w:b/>
            </w:rPr>
            <w:t>,</w:t>
          </w:r>
          <w:r w:rsidRPr="00887F28">
            <w:t xml:space="preserve"> 166675.</w:t>
          </w:r>
        </w:p>
        <w:p w14:paraId="5A32C768" w14:textId="77777777" w:rsidR="00887F28" w:rsidRPr="00887F28" w:rsidRDefault="00887F28" w:rsidP="00887F28">
          <w:pPr>
            <w:pStyle w:val="EndNoteBibliography"/>
            <w:spacing w:after="0"/>
            <w:ind w:left="720" w:hanging="720"/>
          </w:pPr>
          <w:r w:rsidRPr="00887F28">
            <w:t>EU 2022. The EU Blue Economy Report.</w:t>
          </w:r>
        </w:p>
        <w:p w14:paraId="7603E8B0" w14:textId="77777777" w:rsidR="00887F28" w:rsidRPr="00887F28" w:rsidRDefault="00887F28" w:rsidP="00887F28">
          <w:pPr>
            <w:pStyle w:val="EndNoteBibliography"/>
            <w:spacing w:after="0"/>
            <w:ind w:left="720" w:hanging="720"/>
          </w:pPr>
          <w:r w:rsidRPr="00887F28">
            <w:t xml:space="preserve">FONSECA, V. G., DAVISON, P. I., CREACH, V., STONE, D., BASS, D. &amp; TIDBURY, H. J. 2023. The Application of eDNA for Monitoring Aquatic Non-Indigenous Species: Practical and Policy Considerations. </w:t>
          </w:r>
          <w:r w:rsidRPr="00887F28">
            <w:rPr>
              <w:i/>
            </w:rPr>
            <w:t>Diversity,</w:t>
          </w:r>
          <w:r w:rsidRPr="00887F28">
            <w:t xml:space="preserve"> 15.</w:t>
          </w:r>
        </w:p>
        <w:p w14:paraId="352FB394" w14:textId="77777777" w:rsidR="00887F28" w:rsidRPr="00887F28" w:rsidRDefault="00887F28" w:rsidP="00887F28">
          <w:pPr>
            <w:pStyle w:val="EndNoteBibliography"/>
            <w:spacing w:after="0"/>
            <w:ind w:left="720" w:hanging="720"/>
          </w:pPr>
          <w:r w:rsidRPr="00887F28">
            <w:t xml:space="preserve">FORBORD, S., MATSSON, S., BRODAHL, G. E., BLUHM, B. A., BROCH, O. J., HANDÅ, A., METAXAS, A., SKJERMO, J., STEINHOVDEN, K. B. &amp; OLSEN, Y. 2020. Latitudinal, seasonal and depth-dependent variation in growth, chemical composition and biofouling of cultivated Saccharina latissima (Phaeophyceae) along the Norwegian coast. </w:t>
          </w:r>
          <w:r w:rsidRPr="00887F28">
            <w:rPr>
              <w:i/>
            </w:rPr>
            <w:t>Journal of Applied Phycology,</w:t>
          </w:r>
          <w:r w:rsidRPr="00887F28">
            <w:t xml:space="preserve"> 32</w:t>
          </w:r>
          <w:r w:rsidRPr="00887F28">
            <w:rPr>
              <w:b/>
            </w:rPr>
            <w:t>,</w:t>
          </w:r>
          <w:r w:rsidRPr="00887F28">
            <w:t xml:space="preserve"> 2215-2232.</w:t>
          </w:r>
        </w:p>
        <w:p w14:paraId="2EB282B0" w14:textId="77777777" w:rsidR="00887F28" w:rsidRPr="00887F28" w:rsidRDefault="00887F28" w:rsidP="00887F28">
          <w:pPr>
            <w:pStyle w:val="EndNoteBibliography"/>
            <w:spacing w:after="0"/>
            <w:ind w:left="720" w:hanging="720"/>
          </w:pPr>
          <w:r w:rsidRPr="00887F28">
            <w:t xml:space="preserve">FØRDE, H., FORBORD, S., HANDÅ, A., FOSSBERG, J., ARFF, J., JOHNSEN, G. &amp; REITAN, K. I. 2015. Development of bryozoan fouling on cultivated kelp (Saccharina latissima) in Norway. </w:t>
          </w:r>
          <w:r w:rsidRPr="00887F28">
            <w:rPr>
              <w:i/>
            </w:rPr>
            <w:t>Journal of Applied Phycology,</w:t>
          </w:r>
          <w:r w:rsidRPr="00887F28">
            <w:t xml:space="preserve"> 28</w:t>
          </w:r>
          <w:r w:rsidRPr="00887F28">
            <w:rPr>
              <w:b/>
            </w:rPr>
            <w:t>,</w:t>
          </w:r>
          <w:r w:rsidRPr="00887F28">
            <w:t xml:space="preserve"> 1225-1234.</w:t>
          </w:r>
        </w:p>
        <w:p w14:paraId="3E6DC20A" w14:textId="77777777" w:rsidR="00887F28" w:rsidRPr="00887F28" w:rsidRDefault="00887F28" w:rsidP="00887F28">
          <w:pPr>
            <w:pStyle w:val="EndNoteBibliography"/>
            <w:spacing w:after="0"/>
            <w:ind w:left="720" w:hanging="720"/>
          </w:pPr>
          <w:r w:rsidRPr="00887F28">
            <w:t xml:space="preserve">GARLAPATI, D., CHARANKUMAR, B., RAMU, K., MADESWARAN, P. &amp; RAMANA MURTHY, M. V. 2019. A review on the applications and recent advances in environmental DNA (eDNA) metagenomics. </w:t>
          </w:r>
          <w:r w:rsidRPr="00887F28">
            <w:rPr>
              <w:i/>
            </w:rPr>
            <w:t>Reviews in Environmental Science and Bio/Technology,</w:t>
          </w:r>
          <w:r w:rsidRPr="00887F28">
            <w:t xml:space="preserve"> 18</w:t>
          </w:r>
          <w:r w:rsidRPr="00887F28">
            <w:rPr>
              <w:b/>
            </w:rPr>
            <w:t>,</w:t>
          </w:r>
          <w:r w:rsidRPr="00887F28">
            <w:t xml:space="preserve"> 389-411.</w:t>
          </w:r>
        </w:p>
        <w:p w14:paraId="04718573" w14:textId="77777777" w:rsidR="00887F28" w:rsidRPr="00887F28" w:rsidRDefault="00887F28" w:rsidP="00887F28">
          <w:pPr>
            <w:pStyle w:val="EndNoteBibliography"/>
            <w:spacing w:after="0"/>
            <w:ind w:left="720" w:hanging="720"/>
          </w:pPr>
          <w:r w:rsidRPr="00887F28">
            <w:t xml:space="preserve">GOLD, Z., SHELTON, A. O., CASENDINO, H. R., DUPREY, J., GALLEGO, R., VAN CISE, A., FISHER, M., JENSEN, A. J., D'AGNESE, E., ANDRUSZKIEWICZ ALLAN, E., RAMON-LACA, A., GARBER-YONTS, M., LABARE, M., PARSONS, K. M. &amp; KELLY, R. P. 2023. Signal and noise in metabarcoding data. </w:t>
          </w:r>
          <w:r w:rsidRPr="00887F28">
            <w:rPr>
              <w:i/>
            </w:rPr>
            <w:t>PLoS One,</w:t>
          </w:r>
          <w:r w:rsidRPr="00887F28">
            <w:t xml:space="preserve"> 18</w:t>
          </w:r>
          <w:r w:rsidRPr="00887F28">
            <w:rPr>
              <w:b/>
            </w:rPr>
            <w:t>,</w:t>
          </w:r>
          <w:r w:rsidRPr="00887F28">
            <w:t xml:space="preserve"> e0285674.</w:t>
          </w:r>
        </w:p>
        <w:p w14:paraId="61AA17AC" w14:textId="77777777" w:rsidR="00887F28" w:rsidRPr="00887F28" w:rsidRDefault="00887F28" w:rsidP="00887F28">
          <w:pPr>
            <w:pStyle w:val="EndNoteBibliography"/>
            <w:spacing w:after="0"/>
            <w:ind w:left="720" w:hanging="720"/>
          </w:pPr>
          <w:r w:rsidRPr="00887F28">
            <w:t xml:space="preserve">HANDÅ, A., FORBORD, S., WANG, X., BROCH, O. J., DAHLE, S. W., STØRSETH, T. R., REITAN, K. I., OLSEN, Y. &amp; SKJERMO, J. 2013. Seasonal- and depth-dependent growth of cultivated kelp (Saccharina latissima) in close proximity to salmon (Salmo salar) aquaculture in Norway. </w:t>
          </w:r>
          <w:r w:rsidRPr="00887F28">
            <w:rPr>
              <w:i/>
            </w:rPr>
            <w:t>Aquaculture,</w:t>
          </w:r>
          <w:r w:rsidRPr="00887F28">
            <w:t xml:space="preserve"> 414-415</w:t>
          </w:r>
          <w:r w:rsidRPr="00887F28">
            <w:rPr>
              <w:b/>
            </w:rPr>
            <w:t>,</w:t>
          </w:r>
          <w:r w:rsidRPr="00887F28">
            <w:t xml:space="preserve"> 191-201.</w:t>
          </w:r>
        </w:p>
        <w:p w14:paraId="38DB2C9E" w14:textId="77777777" w:rsidR="00887F28" w:rsidRPr="00887F28" w:rsidRDefault="00887F28" w:rsidP="00887F28">
          <w:pPr>
            <w:pStyle w:val="EndNoteBibliography"/>
            <w:spacing w:after="0"/>
            <w:ind w:left="720" w:hanging="720"/>
          </w:pPr>
          <w:r w:rsidRPr="00887F28">
            <w:t xml:space="preserve">HANSEN, B. K., BEKKEVOLD, D., CLAUSEN, L. W. &amp; NIELSEN, E. E. 2018. The sceptical optimist: challenges and perspectives for the application of environmental DNA in marine fisheries. </w:t>
          </w:r>
          <w:r w:rsidRPr="00887F28">
            <w:rPr>
              <w:i/>
            </w:rPr>
            <w:t>Fish and Fisheries,</w:t>
          </w:r>
          <w:r w:rsidRPr="00887F28">
            <w:t xml:space="preserve"> 19</w:t>
          </w:r>
          <w:r w:rsidRPr="00887F28">
            <w:rPr>
              <w:b/>
            </w:rPr>
            <w:t>,</w:t>
          </w:r>
          <w:r w:rsidRPr="00887F28">
            <w:t xml:space="preserve"> 751-768.</w:t>
          </w:r>
        </w:p>
        <w:p w14:paraId="39FE4288" w14:textId="77777777" w:rsidR="00887F28" w:rsidRPr="00887F28" w:rsidRDefault="00887F28" w:rsidP="00887F28">
          <w:pPr>
            <w:pStyle w:val="EndNoteBibliography"/>
            <w:spacing w:after="0"/>
            <w:ind w:left="720" w:hanging="720"/>
          </w:pPr>
          <w:r w:rsidRPr="00887F28">
            <w:t xml:space="preserve">HE, X., JEFFERY, N. W., STANLEY, R. R. E., HAMILTON, L. C., RUBIDGE, E. M., ABBOTT, C. L. &amp; GRANT, W. S. 2023. eDNA metabarcoding enriches traditional trawl survey data for monitoring biodiversity in the marine environment. </w:t>
          </w:r>
          <w:r w:rsidRPr="00887F28">
            <w:rPr>
              <w:i/>
            </w:rPr>
            <w:t>ICES Journal of Marine Science,</w:t>
          </w:r>
          <w:r w:rsidRPr="00887F28">
            <w:t xml:space="preserve"> 80</w:t>
          </w:r>
          <w:r w:rsidRPr="00887F28">
            <w:rPr>
              <w:b/>
            </w:rPr>
            <w:t>,</w:t>
          </w:r>
          <w:r w:rsidRPr="00887F28">
            <w:t xml:space="preserve"> 1529-1538.</w:t>
          </w:r>
        </w:p>
        <w:p w14:paraId="22BEB21F" w14:textId="77777777" w:rsidR="00887F28" w:rsidRPr="00887F28" w:rsidRDefault="00887F28" w:rsidP="00887F28">
          <w:pPr>
            <w:pStyle w:val="EndNoteBibliography"/>
            <w:spacing w:after="0"/>
            <w:ind w:left="720" w:hanging="720"/>
          </w:pPr>
          <w:r w:rsidRPr="00887F28">
            <w:t>HERNANDEZ, C., BOUGAS, B., PERREAULT</w:t>
          </w:r>
          <w:r w:rsidRPr="00887F28">
            <w:rPr>
              <w:rFonts w:ascii="Cambria Math" w:hAnsi="Cambria Math" w:cs="Cambria Math"/>
            </w:rPr>
            <w:t>‐</w:t>
          </w:r>
          <w:r w:rsidRPr="00887F28">
            <w:t>PAYETTE, A., SIMARD, A., C</w:t>
          </w:r>
          <w:r w:rsidRPr="00887F28">
            <w:rPr>
              <w:rFonts w:cs="Aptos"/>
            </w:rPr>
            <w:t>Ô</w:t>
          </w:r>
          <w:r w:rsidRPr="00887F28">
            <w:t>T</w:t>
          </w:r>
          <w:r w:rsidRPr="00887F28">
            <w:rPr>
              <w:rFonts w:cs="Aptos"/>
            </w:rPr>
            <w:t>É</w:t>
          </w:r>
          <w:r w:rsidRPr="00887F28">
            <w:t xml:space="preserve">, G. &amp; BERNATCHEZ, L. 2020. 60 specific eDNA qPCR assays to detect invasive, threatened, and exploited freshwater vertebrates and invertebrates in Eastern Canada. </w:t>
          </w:r>
          <w:r w:rsidRPr="00887F28">
            <w:rPr>
              <w:i/>
            </w:rPr>
            <w:t>Environmental DNA,</w:t>
          </w:r>
          <w:r w:rsidRPr="00887F28">
            <w:t xml:space="preserve"> 2</w:t>
          </w:r>
          <w:r w:rsidRPr="00887F28">
            <w:rPr>
              <w:b/>
            </w:rPr>
            <w:t>,</w:t>
          </w:r>
          <w:r w:rsidRPr="00887F28">
            <w:t xml:space="preserve"> 373-386.</w:t>
          </w:r>
        </w:p>
        <w:p w14:paraId="40B50A24" w14:textId="77777777" w:rsidR="00887F28" w:rsidRPr="00887F28" w:rsidRDefault="00887F28" w:rsidP="00887F28">
          <w:pPr>
            <w:pStyle w:val="EndNoteBibliography"/>
            <w:spacing w:after="0"/>
            <w:ind w:left="720" w:hanging="720"/>
          </w:pPr>
          <w:r w:rsidRPr="00887F28">
            <w:t xml:space="preserve">HINZ, S., COSTON-GUARINI, J., MARNANE, M. &amp; GUARINI, J.-M. 2022. Evaluating eDNA for Use within Marine Environmental Impact Assessments. </w:t>
          </w:r>
          <w:r w:rsidRPr="00887F28">
            <w:rPr>
              <w:i/>
            </w:rPr>
            <w:t>Journal of Marine Science and Engineering,</w:t>
          </w:r>
          <w:r w:rsidRPr="00887F28">
            <w:t xml:space="preserve"> 10.</w:t>
          </w:r>
        </w:p>
        <w:p w14:paraId="1429566C" w14:textId="77777777" w:rsidR="00887F28" w:rsidRPr="00887F28" w:rsidRDefault="00887F28" w:rsidP="00887F28">
          <w:pPr>
            <w:pStyle w:val="EndNoteBibliography"/>
            <w:spacing w:after="0"/>
            <w:ind w:left="720" w:hanging="720"/>
          </w:pPr>
          <w:r w:rsidRPr="00887F28">
            <w:t xml:space="preserve">HOLLAND, C. &amp; SHAPIRA, P. 2024. Building the bioeconomy: A targeted assessment approach to identifying biobased technologies, challenges and opportunities. </w:t>
          </w:r>
          <w:r w:rsidRPr="00887F28">
            <w:rPr>
              <w:i/>
            </w:rPr>
            <w:t>Eng Biol,</w:t>
          </w:r>
          <w:r w:rsidRPr="00887F28">
            <w:t xml:space="preserve"> 8</w:t>
          </w:r>
          <w:r w:rsidRPr="00887F28">
            <w:rPr>
              <w:b/>
            </w:rPr>
            <w:t>,</w:t>
          </w:r>
          <w:r w:rsidRPr="00887F28">
            <w:t xml:space="preserve"> 1-15.</w:t>
          </w:r>
        </w:p>
        <w:p w14:paraId="1E1B0580" w14:textId="77777777" w:rsidR="00887F28" w:rsidRPr="00887F28" w:rsidRDefault="00887F28" w:rsidP="00887F28">
          <w:pPr>
            <w:pStyle w:val="EndNoteBibliography"/>
            <w:spacing w:after="0"/>
            <w:ind w:left="720" w:hanging="720"/>
          </w:pPr>
          <w:r w:rsidRPr="00887F28">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887F28">
            <w:rPr>
              <w:i/>
            </w:rPr>
            <w:t>Mol Ecol,</w:t>
          </w:r>
          <w:r w:rsidRPr="00887F28">
            <w:t xml:space="preserve"> 31</w:t>
          </w:r>
          <w:r w:rsidRPr="00887F28">
            <w:rPr>
              <w:b/>
            </w:rPr>
            <w:t>,</w:t>
          </w:r>
          <w:r w:rsidRPr="00887F28">
            <w:t xml:space="preserve"> 1820-1835.</w:t>
          </w:r>
        </w:p>
        <w:p w14:paraId="0242F06D" w14:textId="77777777" w:rsidR="00887F28" w:rsidRPr="00887F28" w:rsidRDefault="00887F28" w:rsidP="00887F28">
          <w:pPr>
            <w:pStyle w:val="EndNoteBibliography"/>
            <w:spacing w:after="0"/>
            <w:ind w:left="720" w:hanging="720"/>
          </w:pPr>
          <w:r w:rsidRPr="00887F28">
            <w:lastRenderedPageBreak/>
            <w:t xml:space="preserve">KHAN, N., SUDHAKAR, K. &amp; MAMAT, R. 2024. Macroalgae farming for sustainable future: Navigating opportunities and driving innovation. </w:t>
          </w:r>
          <w:r w:rsidRPr="00887F28">
            <w:rPr>
              <w:i/>
            </w:rPr>
            <w:t>Heliyon,</w:t>
          </w:r>
          <w:r w:rsidRPr="00887F28">
            <w:t xml:space="preserve"> 10</w:t>
          </w:r>
          <w:r w:rsidRPr="00887F28">
            <w:rPr>
              <w:b/>
            </w:rPr>
            <w:t>,</w:t>
          </w:r>
          <w:r w:rsidRPr="00887F28">
            <w:t xml:space="preserve"> e28208.</w:t>
          </w:r>
        </w:p>
        <w:p w14:paraId="4C448FB5" w14:textId="77777777" w:rsidR="00887F28" w:rsidRPr="00887F28" w:rsidRDefault="00887F28" w:rsidP="00887F28">
          <w:pPr>
            <w:pStyle w:val="EndNoteBibliography"/>
            <w:spacing w:after="0"/>
            <w:ind w:left="720" w:hanging="720"/>
          </w:pPr>
          <w:r w:rsidRPr="00887F28">
            <w:t xml:space="preserve">KIM, P., YOON, T. J. &amp; SHIN, S. 2021. Monthly eDNA Monitoring of an Invasive Bryozoan, Bugulina californica, in Seawater Using Species-Specific Markers. </w:t>
          </w:r>
          <w:r w:rsidRPr="00887F28">
            <w:rPr>
              <w:i/>
            </w:rPr>
            <w:t>Animals (Basel),</w:t>
          </w:r>
          <w:r w:rsidRPr="00887F28">
            <w:t xml:space="preserve"> 11.</w:t>
          </w:r>
        </w:p>
        <w:p w14:paraId="0EFEFEF0" w14:textId="77777777" w:rsidR="00887F28" w:rsidRPr="00887F28" w:rsidRDefault="00887F28" w:rsidP="00887F28">
          <w:pPr>
            <w:pStyle w:val="EndNoteBibliography"/>
            <w:spacing w:after="0"/>
            <w:ind w:left="720" w:hanging="720"/>
          </w:pPr>
          <w:r w:rsidRPr="00887F28">
            <w:t xml:space="preserve">KLYMUS, K. E., RICHTER, C. A., CHAPMAN, D. C. &amp; PAUKERT, C. 2015. Quantification of eDNA shedding rates from invasive bighead carp Hypophthalmichthys nobilis and silver carp Hypophthalmichthys molitrix. </w:t>
          </w:r>
          <w:r w:rsidRPr="00887F28">
            <w:rPr>
              <w:i/>
            </w:rPr>
            <w:t>Biological Conservation,</w:t>
          </w:r>
          <w:r w:rsidRPr="00887F28">
            <w:t xml:space="preserve"> 183</w:t>
          </w:r>
          <w:r w:rsidRPr="00887F28">
            <w:rPr>
              <w:b/>
            </w:rPr>
            <w:t>,</w:t>
          </w:r>
          <w:r w:rsidRPr="00887F28">
            <w:t xml:space="preserve"> 77-84.</w:t>
          </w:r>
        </w:p>
        <w:p w14:paraId="54B600E4" w14:textId="77777777" w:rsidR="00887F28" w:rsidRPr="00887F28" w:rsidRDefault="00887F28" w:rsidP="00887F28">
          <w:pPr>
            <w:pStyle w:val="EndNoteBibliography"/>
            <w:spacing w:after="0"/>
            <w:ind w:left="720" w:hanging="720"/>
          </w:pPr>
          <w:r w:rsidRPr="00887F28">
            <w:t xml:space="preserve">KUECH, A., BREUER, M. &amp; POPESCU, I. 2023. Research for PECH Committee – The future of the EU  algae grown sector. </w:t>
          </w:r>
          <w:r w:rsidRPr="00887F28">
            <w:rPr>
              <w:i/>
            </w:rPr>
            <w:t>European Parliament, Policy Department for Structural and Cohesion  Policies</w:t>
          </w:r>
          <w:r w:rsidRPr="00887F28">
            <w:t>.</w:t>
          </w:r>
        </w:p>
        <w:p w14:paraId="6E70D7D4" w14:textId="77777777" w:rsidR="00887F28" w:rsidRPr="00887F28" w:rsidRDefault="00887F28" w:rsidP="00887F28">
          <w:pPr>
            <w:pStyle w:val="EndNoteBibliography"/>
            <w:spacing w:after="0"/>
            <w:ind w:left="720" w:hanging="720"/>
          </w:pPr>
          <w:r w:rsidRPr="00887F28">
            <w:t xml:space="preserve">LEBLANC, F., BELLIVEAU, V., WATSON, E., COOMBER, C., SIMARD, N., DIBACCO, C., BERNIER, R. &amp; GAGNÉ, N. 2020. Environmental DNA (eDNA) detection of marine aquatic invasive species (AIS) in Eastern Canada using a targeted species-specific qPCR approach. </w:t>
          </w:r>
          <w:r w:rsidRPr="00887F28">
            <w:rPr>
              <w:i/>
            </w:rPr>
            <w:t>Management of Biological Invasions,</w:t>
          </w:r>
          <w:r w:rsidRPr="00887F28">
            <w:t xml:space="preserve"> 11</w:t>
          </w:r>
          <w:r w:rsidRPr="00887F28">
            <w:rPr>
              <w:b/>
            </w:rPr>
            <w:t>,</w:t>
          </w:r>
          <w:r w:rsidRPr="00887F28">
            <w:t xml:space="preserve"> 201-217.</w:t>
          </w:r>
        </w:p>
        <w:p w14:paraId="7DCE2C4C" w14:textId="77777777" w:rsidR="00887F28" w:rsidRPr="00887F28" w:rsidRDefault="00887F28" w:rsidP="00887F28">
          <w:pPr>
            <w:pStyle w:val="EndNoteBibliography"/>
            <w:spacing w:after="0"/>
            <w:ind w:left="720" w:hanging="720"/>
          </w:pPr>
          <w:r w:rsidRPr="00887F28">
            <w:t xml:space="preserve">MACAULAY, S., ELLISON, A. R., KILLE, P. &amp; CABLE, J. 2022. Moving towards improved surveillance and earlier diagnosis of aquatic pathogens: From traditional methods to emerging technologies. </w:t>
          </w:r>
          <w:r w:rsidRPr="00887F28">
            <w:rPr>
              <w:i/>
            </w:rPr>
            <w:t>Rev Aquac,</w:t>
          </w:r>
          <w:r w:rsidRPr="00887F28">
            <w:t xml:space="preserve"> 14</w:t>
          </w:r>
          <w:r w:rsidRPr="00887F28">
            <w:rPr>
              <w:b/>
            </w:rPr>
            <w:t>,</w:t>
          </w:r>
          <w:r w:rsidRPr="00887F28">
            <w:t xml:space="preserve"> 1813-1829.</w:t>
          </w:r>
        </w:p>
        <w:p w14:paraId="61372AAB" w14:textId="77777777" w:rsidR="00887F28" w:rsidRPr="00887F28" w:rsidRDefault="00887F28" w:rsidP="00887F28">
          <w:pPr>
            <w:pStyle w:val="EndNoteBibliography"/>
            <w:spacing w:after="0"/>
            <w:ind w:left="720" w:hanging="720"/>
          </w:pPr>
          <w:r w:rsidRPr="00887F28">
            <w:t xml:space="preserve">MARINCHEL, N., MARCHESINI, A., NARDI, D., GIRARDI, M., CASABIANCA, S., VERNESI, C. &amp; PENNA, A. 2023. Mock community experiments can inform on the reliability of eDNA metabarcoding data: a case study on marine phytoplankton. </w:t>
          </w:r>
          <w:r w:rsidRPr="00887F28">
            <w:rPr>
              <w:i/>
            </w:rPr>
            <w:t>Sci Rep,</w:t>
          </w:r>
          <w:r w:rsidRPr="00887F28">
            <w:t xml:space="preserve"> 13</w:t>
          </w:r>
          <w:r w:rsidRPr="00887F28">
            <w:rPr>
              <w:b/>
            </w:rPr>
            <w:t>,</w:t>
          </w:r>
          <w:r w:rsidRPr="00887F28">
            <w:t xml:space="preserve"> 20164.</w:t>
          </w:r>
        </w:p>
        <w:p w14:paraId="131A568B" w14:textId="77777777" w:rsidR="00887F28" w:rsidRPr="00887F28" w:rsidRDefault="00887F28" w:rsidP="00887F28">
          <w:pPr>
            <w:pStyle w:val="EndNoteBibliography"/>
            <w:spacing w:after="0"/>
            <w:ind w:left="720" w:hanging="720"/>
          </w:pPr>
          <w:r w:rsidRPr="00887F28">
            <w:t xml:space="preserve">MARQUES, V., LOOT, G., BLANCHET, S., MIAUD, C., PLANES, S., PEYRAN, C., ARNAL, V., CALVET, C., PIOCH, S. &amp; MANEL, S. 2024. Optimizing detectability of the endangered fan mussel using eDNA and ddPCR. </w:t>
          </w:r>
          <w:r w:rsidRPr="00887F28">
            <w:rPr>
              <w:i/>
            </w:rPr>
            <w:t>Ecol Evol,</w:t>
          </w:r>
          <w:r w:rsidRPr="00887F28">
            <w:t xml:space="preserve"> 14</w:t>
          </w:r>
          <w:r w:rsidRPr="00887F28">
            <w:rPr>
              <w:b/>
            </w:rPr>
            <w:t>,</w:t>
          </w:r>
          <w:r w:rsidRPr="00887F28">
            <w:t xml:space="preserve"> e10807.</w:t>
          </w:r>
        </w:p>
        <w:p w14:paraId="1EEA8816" w14:textId="77777777" w:rsidR="00887F28" w:rsidRPr="00887F28" w:rsidRDefault="00887F28" w:rsidP="00887F28">
          <w:pPr>
            <w:pStyle w:val="EndNoteBibliography"/>
            <w:spacing w:after="0"/>
            <w:ind w:left="720" w:hanging="720"/>
          </w:pPr>
          <w:r w:rsidRPr="00887F28">
            <w:t xml:space="preserve">MATSSON, S., CHRISTIE, H. &amp; FIELER, R. 2019. Variation in biomass and biofouling of kelp, Saccharina latissima, cultivated in the Arctic, Norway. </w:t>
          </w:r>
          <w:r w:rsidRPr="00887F28">
            <w:rPr>
              <w:i/>
            </w:rPr>
            <w:t>Aquaculture,</w:t>
          </w:r>
          <w:r w:rsidRPr="00887F28">
            <w:t xml:space="preserve"> 506</w:t>
          </w:r>
          <w:r w:rsidRPr="00887F28">
            <w:rPr>
              <w:b/>
            </w:rPr>
            <w:t>,</w:t>
          </w:r>
          <w:r w:rsidRPr="00887F28">
            <w:t xml:space="preserve"> 445-452.</w:t>
          </w:r>
        </w:p>
        <w:p w14:paraId="26025088" w14:textId="77777777" w:rsidR="00887F28" w:rsidRPr="00887F28" w:rsidRDefault="00887F28" w:rsidP="00887F28">
          <w:pPr>
            <w:pStyle w:val="EndNoteBibliography"/>
            <w:spacing w:after="0"/>
            <w:ind w:left="720" w:hanging="720"/>
          </w:pPr>
          <w:r w:rsidRPr="00887F28">
            <w:t xml:space="preserve">MENON, N. 1972. Heat tolerance, growth and regeneration in three North Sea bryozoans exposed to different constant temperatures. </w:t>
          </w:r>
          <w:r w:rsidRPr="00887F28">
            <w:rPr>
              <w:i/>
            </w:rPr>
            <w:t>Marine Biology,</w:t>
          </w:r>
          <w:r w:rsidRPr="00887F28">
            <w:t xml:space="preserve"> 15</w:t>
          </w:r>
          <w:r w:rsidRPr="00887F28">
            <w:rPr>
              <w:b/>
            </w:rPr>
            <w:t>,</w:t>
          </w:r>
          <w:r w:rsidRPr="00887F28">
            <w:t xml:space="preserve"> 1-11.</w:t>
          </w:r>
        </w:p>
        <w:p w14:paraId="217B052F" w14:textId="77777777" w:rsidR="00887F28" w:rsidRPr="00887F28" w:rsidRDefault="00887F28" w:rsidP="00887F28">
          <w:pPr>
            <w:pStyle w:val="EndNoteBibliography"/>
            <w:spacing w:after="0"/>
            <w:ind w:left="720" w:hanging="720"/>
          </w:pPr>
          <w:r w:rsidRPr="00887F28">
            <w:t xml:space="preserve">PRATT, C. J., DENLEY, D. &amp; METAXAS, A. 2022. Selection of predictor variables for species distribution models: a case study with an invasive marine bryozoan. </w:t>
          </w:r>
          <w:r w:rsidRPr="00887F28">
            <w:rPr>
              <w:i/>
            </w:rPr>
            <w:t>Oecologia,</w:t>
          </w:r>
          <w:r w:rsidRPr="00887F28">
            <w:t xml:space="preserve"> 198</w:t>
          </w:r>
          <w:r w:rsidRPr="00887F28">
            <w:rPr>
              <w:b/>
            </w:rPr>
            <w:t>,</w:t>
          </w:r>
          <w:r w:rsidRPr="00887F28">
            <w:t xml:space="preserve"> 319-336.</w:t>
          </w:r>
        </w:p>
        <w:p w14:paraId="1DF887CD" w14:textId="77777777" w:rsidR="00887F28" w:rsidRPr="00887F28" w:rsidRDefault="00887F28" w:rsidP="00887F28">
          <w:pPr>
            <w:pStyle w:val="EndNoteBibliography"/>
            <w:spacing w:after="0"/>
            <w:ind w:left="720" w:hanging="720"/>
          </w:pPr>
          <w:r w:rsidRPr="00887F28">
            <w:t xml:space="preserve">REVILLA-CASTELLANOS, V. J., GUERRERO, A., GOMEZ-GIL, B., NAVARRO-BARRON, E. &amp; LIZARRAGA-PARTIDA, M. L. 2015. Pathogenic Vibrio parahaemolyticus isolated from biofouling on commercial vessels and harbor structures. </w:t>
          </w:r>
          <w:r w:rsidRPr="00887F28">
            <w:rPr>
              <w:i/>
            </w:rPr>
            <w:t>Biofouling,</w:t>
          </w:r>
          <w:r w:rsidRPr="00887F28">
            <w:t xml:space="preserve"> 31</w:t>
          </w:r>
          <w:r w:rsidRPr="00887F28">
            <w:rPr>
              <w:b/>
            </w:rPr>
            <w:t>,</w:t>
          </w:r>
          <w:r w:rsidRPr="00887F28">
            <w:t xml:space="preserve"> 275-82.</w:t>
          </w:r>
        </w:p>
        <w:p w14:paraId="00AFE0BB" w14:textId="77777777" w:rsidR="00887F28" w:rsidRPr="00887F28" w:rsidRDefault="00887F28" w:rsidP="00887F28">
          <w:pPr>
            <w:pStyle w:val="EndNoteBibliography"/>
            <w:spacing w:after="0"/>
            <w:ind w:left="720" w:hanging="720"/>
          </w:pPr>
          <w:r w:rsidRPr="00887F28">
            <w:t xml:space="preserve">RISHAN, S. T., KLINE, R. J. &amp; RAHMAN, M. S. 2023. Applications of environmental DNA (eDNA) to detect subterranean and aquatic invasive species: A critical review on the challenges and limitations of eDNA metabarcoding. </w:t>
          </w:r>
          <w:r w:rsidRPr="00887F28">
            <w:rPr>
              <w:i/>
            </w:rPr>
            <w:t>Environmental Advances,</w:t>
          </w:r>
          <w:r w:rsidRPr="00887F28">
            <w:t xml:space="preserve"> 12.</w:t>
          </w:r>
        </w:p>
        <w:p w14:paraId="1A91440C" w14:textId="77777777" w:rsidR="00887F28" w:rsidRPr="00887F28" w:rsidRDefault="00887F28" w:rsidP="00887F28">
          <w:pPr>
            <w:pStyle w:val="EndNoteBibliography"/>
            <w:spacing w:after="0"/>
            <w:ind w:left="720" w:hanging="720"/>
          </w:pPr>
          <w:r w:rsidRPr="00887F28">
            <w:t xml:space="preserve">ROLIN, C., INKSTER, R., LAING, J. &amp; MCEVOY, L. 2017. Regrowth and biofouling in two species of cultivated kelp in the Shetland Islands, UK. </w:t>
          </w:r>
          <w:r w:rsidRPr="00887F28">
            <w:rPr>
              <w:i/>
            </w:rPr>
            <w:t>Journal of Applied Phycology,</w:t>
          </w:r>
          <w:r w:rsidRPr="00887F28">
            <w:t xml:space="preserve"> 29</w:t>
          </w:r>
          <w:r w:rsidRPr="00887F28">
            <w:rPr>
              <w:b/>
            </w:rPr>
            <w:t>,</w:t>
          </w:r>
          <w:r w:rsidRPr="00887F28">
            <w:t xml:space="preserve"> 2351-2361.</w:t>
          </w:r>
        </w:p>
        <w:p w14:paraId="5D3F5652" w14:textId="77777777" w:rsidR="00887F28" w:rsidRPr="00887F28" w:rsidRDefault="00887F28" w:rsidP="00887F28">
          <w:pPr>
            <w:pStyle w:val="EndNoteBibliography"/>
            <w:spacing w:after="0"/>
            <w:ind w:left="720" w:hanging="720"/>
          </w:pPr>
          <w:r w:rsidRPr="00887F28">
            <w:t xml:space="preserve">RONOWICZ, M., WLODARSKA-KOWALCZUK, M. &amp; KUKLINSKI, P. 2008. Factors influencing hydroids (Cnidaria: Hydrozoa) biodiversity and distribution in Arctic kelp forest. </w:t>
          </w:r>
          <w:r w:rsidRPr="00887F28">
            <w:rPr>
              <w:i/>
            </w:rPr>
            <w:t>Journal of the Marine Biological Association of the United Kingdom,</w:t>
          </w:r>
          <w:r w:rsidRPr="00887F28">
            <w:t xml:space="preserve"> 88</w:t>
          </w:r>
          <w:r w:rsidRPr="00887F28">
            <w:rPr>
              <w:b/>
            </w:rPr>
            <w:t>,</w:t>
          </w:r>
          <w:r w:rsidRPr="00887F28">
            <w:t xml:space="preserve"> 1567-1575.</w:t>
          </w:r>
        </w:p>
        <w:p w14:paraId="28EC6E5A" w14:textId="77777777" w:rsidR="00887F28" w:rsidRPr="00887F28" w:rsidRDefault="00887F28" w:rsidP="00887F28">
          <w:pPr>
            <w:pStyle w:val="EndNoteBibliography"/>
            <w:spacing w:after="0"/>
            <w:ind w:left="720" w:hanging="720"/>
          </w:pPr>
          <w:r w:rsidRPr="00887F28">
            <w:t xml:space="preserve">ROURKE, M. L., FOWLER, A. M., HUGHES, J. M., BROADHURST, M. K., DIBATTISTA, J. D., FIELDER, S., WILKES WALBURN, J. &amp; FURLAN, E. M. 2021. Environmental DNA (eDNA) as a tool for assessing fish biomass: A review of approaches and future considerations for resource surveys. </w:t>
          </w:r>
          <w:r w:rsidRPr="00887F28">
            <w:rPr>
              <w:i/>
            </w:rPr>
            <w:t>Environmental DNA,</w:t>
          </w:r>
          <w:r w:rsidRPr="00887F28">
            <w:t xml:space="preserve"> 4</w:t>
          </w:r>
          <w:r w:rsidRPr="00887F28">
            <w:rPr>
              <w:b/>
            </w:rPr>
            <w:t>,</w:t>
          </w:r>
          <w:r w:rsidRPr="00887F28">
            <w:t xml:space="preserve"> 9-33.</w:t>
          </w:r>
        </w:p>
        <w:p w14:paraId="093BB5B4" w14:textId="77777777" w:rsidR="00887F28" w:rsidRPr="00887F28" w:rsidRDefault="00887F28" w:rsidP="00887F28">
          <w:pPr>
            <w:pStyle w:val="EndNoteBibliography"/>
            <w:spacing w:after="0"/>
            <w:ind w:left="720" w:hanging="720"/>
          </w:pPr>
          <w:r w:rsidRPr="00887F28">
            <w:t xml:space="preserve">SAMEOTO, J. A. &amp; METAXAS, A. 2008. Can salinity-induced mortality explain larval vertical distribution with respect to a halocline? </w:t>
          </w:r>
          <w:r w:rsidRPr="00887F28">
            <w:rPr>
              <w:i/>
            </w:rPr>
            <w:t>The Biological Bulletin,</w:t>
          </w:r>
          <w:r w:rsidRPr="00887F28">
            <w:t xml:space="preserve"> 214</w:t>
          </w:r>
          <w:r w:rsidRPr="00887F28">
            <w:rPr>
              <w:b/>
            </w:rPr>
            <w:t>,</w:t>
          </w:r>
          <w:r w:rsidRPr="00887F28">
            <w:t xml:space="preserve"> 329-338.</w:t>
          </w:r>
        </w:p>
        <w:p w14:paraId="3C036AEC" w14:textId="77777777" w:rsidR="00887F28" w:rsidRPr="00887F28" w:rsidRDefault="00887F28" w:rsidP="00887F28">
          <w:pPr>
            <w:pStyle w:val="EndNoteBibliography"/>
            <w:spacing w:after="0"/>
            <w:ind w:left="720" w:hanging="720"/>
          </w:pPr>
          <w:r w:rsidRPr="00887F28">
            <w:t xml:space="preserve">SANCHES, T. M. &amp; SCHREIER, A. D. 2020. Optimizing an eDNA protocol for estuarine environments: Balancing sensitivity, cost and time. </w:t>
          </w:r>
          <w:r w:rsidRPr="00887F28">
            <w:rPr>
              <w:i/>
            </w:rPr>
            <w:t>PLoS One,</w:t>
          </w:r>
          <w:r w:rsidRPr="00887F28">
            <w:t xml:space="preserve"> 15</w:t>
          </w:r>
          <w:r w:rsidRPr="00887F28">
            <w:rPr>
              <w:b/>
            </w:rPr>
            <w:t>,</w:t>
          </w:r>
          <w:r w:rsidRPr="00887F28">
            <w:t xml:space="preserve"> e0233522.</w:t>
          </w:r>
        </w:p>
        <w:p w14:paraId="6994ED7C" w14:textId="77777777" w:rsidR="00887F28" w:rsidRPr="00887F28" w:rsidRDefault="00887F28" w:rsidP="00887F28">
          <w:pPr>
            <w:pStyle w:val="EndNoteBibliography"/>
            <w:spacing w:after="0"/>
            <w:ind w:left="720" w:hanging="720"/>
          </w:pPr>
          <w:r w:rsidRPr="00887F28">
            <w:lastRenderedPageBreak/>
            <w:t xml:space="preserve">SARANCHOVA, O. L. &amp; FLYACHINSKAYA, L. P. 2001. The Influence of Salinity on Early Ontogeny of the Mussel Mytilus edulisand the Starfish Asterias rubensfrom the White Sea. </w:t>
          </w:r>
          <w:r w:rsidRPr="00887F28">
            <w:rPr>
              <w:i/>
            </w:rPr>
            <w:t>Russian Journal of Marine Biology,</w:t>
          </w:r>
          <w:r w:rsidRPr="00887F28">
            <w:t xml:space="preserve"> 27</w:t>
          </w:r>
          <w:r w:rsidRPr="00887F28">
            <w:rPr>
              <w:b/>
            </w:rPr>
            <w:t>,</w:t>
          </w:r>
          <w:r w:rsidRPr="00887F28">
            <w:t xml:space="preserve"> 87-93.</w:t>
          </w:r>
        </w:p>
        <w:p w14:paraId="63E3AA00" w14:textId="77777777" w:rsidR="00887F28" w:rsidRPr="00887F28" w:rsidRDefault="00887F28" w:rsidP="00887F28">
          <w:pPr>
            <w:pStyle w:val="EndNoteBibliography"/>
            <w:spacing w:after="0"/>
            <w:ind w:left="720" w:hanging="720"/>
          </w:pPr>
          <w:r w:rsidRPr="00887F28">
            <w:t xml:space="preserve">SAUNDERS, M. &amp; METAXAS, A. 2007. Temperature explains settlement patterns of the introduced bryozoan Membranipora membranacea in Nova Scotia, Canada. </w:t>
          </w:r>
          <w:r w:rsidRPr="00887F28">
            <w:rPr>
              <w:i/>
            </w:rPr>
            <w:t>Marine Ecology Progress Series,</w:t>
          </w:r>
          <w:r w:rsidRPr="00887F28">
            <w:t xml:space="preserve"> 344</w:t>
          </w:r>
          <w:r w:rsidRPr="00887F28">
            <w:rPr>
              <w:b/>
            </w:rPr>
            <w:t>,</w:t>
          </w:r>
          <w:r w:rsidRPr="00887F28">
            <w:t xml:space="preserve"> 95-106.</w:t>
          </w:r>
        </w:p>
        <w:p w14:paraId="1661E71A" w14:textId="77777777" w:rsidR="00887F28" w:rsidRPr="00887F28" w:rsidRDefault="00887F28" w:rsidP="00887F28">
          <w:pPr>
            <w:pStyle w:val="EndNoteBibliography"/>
            <w:spacing w:after="0"/>
            <w:ind w:left="720" w:hanging="720"/>
          </w:pPr>
          <w:r w:rsidRPr="00887F28">
            <w:t xml:space="preserve">SCHEIBLING, R. E. &amp; GAGNON, P. 2009. Temperature-mediated outbreak dynamics of the invasive bryozoan Membranipora membranacea in Nova Scotian kelp beds. </w:t>
          </w:r>
          <w:r w:rsidRPr="00887F28">
            <w:rPr>
              <w:i/>
            </w:rPr>
            <w:t>Marine Ecology Progress Series,</w:t>
          </w:r>
          <w:r w:rsidRPr="00887F28">
            <w:t xml:space="preserve"> 390</w:t>
          </w:r>
          <w:r w:rsidRPr="00887F28">
            <w:rPr>
              <w:b/>
            </w:rPr>
            <w:t>,</w:t>
          </w:r>
          <w:r w:rsidRPr="00887F28">
            <w:t xml:space="preserve"> 1-13.</w:t>
          </w:r>
        </w:p>
        <w:p w14:paraId="1DAEBE30" w14:textId="77777777" w:rsidR="00887F28" w:rsidRPr="00887F28" w:rsidRDefault="00887F28" w:rsidP="00887F28">
          <w:pPr>
            <w:pStyle w:val="EndNoteBibliography"/>
            <w:spacing w:after="0"/>
            <w:ind w:left="720" w:hanging="720"/>
          </w:pPr>
          <w:r w:rsidRPr="00887F28">
            <w:t xml:space="preserve">SCHRADER, C., SCHIELKE, A., ELLERBROEK, L. &amp; JOHNE, R. 2012. PCR inhibitors - occurrence, properties and removal. </w:t>
          </w:r>
          <w:r w:rsidRPr="00887F28">
            <w:rPr>
              <w:i/>
            </w:rPr>
            <w:t>J Appl Microbiol,</w:t>
          </w:r>
          <w:r w:rsidRPr="00887F28">
            <w:t xml:space="preserve"> 113</w:t>
          </w:r>
          <w:r w:rsidRPr="00887F28">
            <w:rPr>
              <w:b/>
            </w:rPr>
            <w:t>,</w:t>
          </w:r>
          <w:r w:rsidRPr="00887F28">
            <w:t xml:space="preserve"> 1014-26.</w:t>
          </w:r>
        </w:p>
        <w:p w14:paraId="47949A21" w14:textId="77777777" w:rsidR="00887F28" w:rsidRPr="00887F28" w:rsidRDefault="00887F28" w:rsidP="00887F28">
          <w:pPr>
            <w:pStyle w:val="EndNoteBibliography"/>
            <w:spacing w:after="0"/>
            <w:ind w:left="720" w:hanging="720"/>
          </w:pPr>
          <w:r w:rsidRPr="00887F28">
            <w:t xml:space="preserve">SENAPATI, D., BHATTACHARYA, M., KAR, A., CHINI, D. S., DAS, B. K. &amp; PATRA, B. C. 2018. Environmental DNA (eDNA): A Promising Biological Survey Tool for Aquatic Species Detection. </w:t>
          </w:r>
          <w:r w:rsidRPr="00887F28">
            <w:rPr>
              <w:i/>
            </w:rPr>
            <w:t>Proceedings of the Zoological Society,</w:t>
          </w:r>
          <w:r w:rsidRPr="00887F28">
            <w:t xml:space="preserve"> 72</w:t>
          </w:r>
          <w:r w:rsidRPr="00887F28">
            <w:rPr>
              <w:b/>
            </w:rPr>
            <w:t>,</w:t>
          </w:r>
          <w:r w:rsidRPr="00887F28">
            <w:t xml:space="preserve"> 211-228.</w:t>
          </w:r>
        </w:p>
        <w:p w14:paraId="7D8FBAA1" w14:textId="77777777" w:rsidR="00887F28" w:rsidRPr="00887F28" w:rsidRDefault="00887F28" w:rsidP="00887F28">
          <w:pPr>
            <w:pStyle w:val="EndNoteBibliography"/>
            <w:spacing w:after="0"/>
            <w:ind w:left="720" w:hanging="720"/>
          </w:pPr>
          <w:r w:rsidRPr="00887F28">
            <w:t xml:space="preserve">SETUBAL, J. C. 2021. Metagenome-assembled genomes: concepts, analogies, and challenges. </w:t>
          </w:r>
          <w:r w:rsidRPr="00887F28">
            <w:rPr>
              <w:i/>
            </w:rPr>
            <w:t>Biophys Rev,</w:t>
          </w:r>
          <w:r w:rsidRPr="00887F28">
            <w:t xml:space="preserve"> 13</w:t>
          </w:r>
          <w:r w:rsidRPr="00887F28">
            <w:rPr>
              <w:b/>
            </w:rPr>
            <w:t>,</w:t>
          </w:r>
          <w:r w:rsidRPr="00887F28">
            <w:t xml:space="preserve"> 905-909.</w:t>
          </w:r>
        </w:p>
        <w:p w14:paraId="70DCF580" w14:textId="77777777" w:rsidR="00887F28" w:rsidRPr="00887F28" w:rsidRDefault="00887F28" w:rsidP="00887F28">
          <w:pPr>
            <w:pStyle w:val="EndNoteBibliography"/>
            <w:spacing w:after="0"/>
            <w:ind w:left="720" w:hanging="720"/>
          </w:pPr>
          <w:r w:rsidRPr="00887F28">
            <w:t xml:space="preserve">TENDAL, O. S. &amp; DINESEN, G. E. 2005. Biogenic sediments, substrates and habitats of the Faroese shelf and slope. </w:t>
          </w:r>
          <w:r w:rsidRPr="00887F28">
            <w:rPr>
              <w:i/>
            </w:rPr>
            <w:t>BIOFAR Proceedings,</w:t>
          </w:r>
          <w:r w:rsidRPr="00887F28">
            <w:t xml:space="preserve"> 2005</w:t>
          </w:r>
          <w:r w:rsidRPr="00887F28">
            <w:rPr>
              <w:b/>
            </w:rPr>
            <w:t>,</w:t>
          </w:r>
          <w:r w:rsidRPr="00887F28">
            <w:t xml:space="preserve"> 224-242.</w:t>
          </w:r>
        </w:p>
        <w:p w14:paraId="0E391F3A" w14:textId="77777777" w:rsidR="00887F28" w:rsidRPr="00887F28" w:rsidRDefault="00887F28" w:rsidP="00887F28">
          <w:pPr>
            <w:pStyle w:val="EndNoteBibliography"/>
            <w:spacing w:after="0"/>
            <w:ind w:left="720" w:hanging="720"/>
          </w:pPr>
          <w:r w:rsidRPr="00887F28">
            <w:t xml:space="preserve">UTHICKE, S., LAMARE, M. &amp; DOYLE, J. R. 2018. eDNA detection of corallivorous seastar (Acanthaster cf. solaris) outbreaks on the Great Barrier Reef using digital droplet PCR. </w:t>
          </w:r>
          <w:r w:rsidRPr="00887F28">
            <w:rPr>
              <w:i/>
            </w:rPr>
            <w:t>Coral Reefs,</w:t>
          </w:r>
          <w:r w:rsidRPr="00887F28">
            <w:t xml:space="preserve"> 37</w:t>
          </w:r>
          <w:r w:rsidRPr="00887F28">
            <w:rPr>
              <w:b/>
            </w:rPr>
            <w:t>,</w:t>
          </w:r>
          <w:r w:rsidRPr="00887F28">
            <w:t xml:space="preserve"> 1229-1239.</w:t>
          </w:r>
        </w:p>
        <w:p w14:paraId="67E92446" w14:textId="77777777" w:rsidR="00887F28" w:rsidRPr="00887F28" w:rsidRDefault="00887F28" w:rsidP="00887F28">
          <w:pPr>
            <w:pStyle w:val="EndNoteBibliography"/>
            <w:spacing w:after="0"/>
            <w:ind w:left="720" w:hanging="720"/>
          </w:pPr>
          <w:r w:rsidRPr="00887F28">
            <w:t xml:space="preserve">VINAGRE, P. A., SIMAS, T., CRUZ, E., PINORI, E. &amp; SVENSON, J. 2020. Marine Biofouling: A European Database for the Marine Renewable Energy Sector. </w:t>
          </w:r>
          <w:r w:rsidRPr="00887F28">
            <w:rPr>
              <w:i/>
            </w:rPr>
            <w:t>Journal of Marine Science and Engineering,</w:t>
          </w:r>
          <w:r w:rsidRPr="00887F28">
            <w:t xml:space="preserve"> 8.</w:t>
          </w:r>
        </w:p>
        <w:p w14:paraId="4CC7726D" w14:textId="77777777" w:rsidR="00887F28" w:rsidRPr="00887F28" w:rsidRDefault="00887F28" w:rsidP="00887F28">
          <w:pPr>
            <w:pStyle w:val="EndNoteBibliography"/>
            <w:spacing w:after="0"/>
            <w:ind w:left="720" w:hanging="720"/>
          </w:pPr>
          <w:r w:rsidRPr="00887F28">
            <w:t xml:space="preserve">VISCH, W., NYLUND, G. M. &amp; PAVIA, H. 2020. Growth and biofouling in kelp aquaculture (Saccharina latissima): the effect of location and wave exposure. </w:t>
          </w:r>
          <w:r w:rsidRPr="00887F28">
            <w:rPr>
              <w:i/>
            </w:rPr>
            <w:t>Journal of Applied Phycology,</w:t>
          </w:r>
          <w:r w:rsidRPr="00887F28">
            <w:t xml:space="preserve"> 32</w:t>
          </w:r>
          <w:r w:rsidRPr="00887F28">
            <w:rPr>
              <w:b/>
            </w:rPr>
            <w:t>,</w:t>
          </w:r>
          <w:r w:rsidRPr="00887F28">
            <w:t xml:space="preserve"> 3199-3209.</w:t>
          </w:r>
        </w:p>
        <w:p w14:paraId="629ECAE3" w14:textId="77777777" w:rsidR="00887F28" w:rsidRPr="00887F28" w:rsidRDefault="00887F28" w:rsidP="00887F28">
          <w:pPr>
            <w:pStyle w:val="EndNoteBibliography"/>
            <w:spacing w:after="0"/>
            <w:ind w:left="720" w:hanging="720"/>
          </w:pPr>
          <w:r w:rsidRPr="00887F28">
            <w:t>VOLDNES, G., HEIDE, M., OLSEN, J. P. &amp; KOCHANSKA, A. W. 2024. SeaMark deliverable D7. 3: Initial assessment of marked potential.</w:t>
          </w:r>
        </w:p>
        <w:p w14:paraId="7CC7E131" w14:textId="77777777" w:rsidR="00887F28" w:rsidRPr="00887F28" w:rsidRDefault="00887F28" w:rsidP="00887F28">
          <w:pPr>
            <w:pStyle w:val="EndNoteBibliography"/>
            <w:spacing w:after="0"/>
            <w:ind w:left="720" w:hanging="720"/>
          </w:pPr>
          <w:r w:rsidRPr="00887F28">
            <w:t xml:space="preserve">WAHL, M. 1989. Marine epibiosis. I. Fouling and antifouling: some basic aspects. </w:t>
          </w:r>
          <w:r w:rsidRPr="00887F28">
            <w:rPr>
              <w:i/>
            </w:rPr>
            <w:t>Marine ecology progress series</w:t>
          </w:r>
          <w:r w:rsidRPr="00887F28">
            <w:rPr>
              <w:b/>
            </w:rPr>
            <w:t>,</w:t>
          </w:r>
          <w:r w:rsidRPr="00887F28">
            <w:t xml:space="preserve"> 175-189.</w:t>
          </w:r>
        </w:p>
        <w:p w14:paraId="07F3F90E" w14:textId="77777777" w:rsidR="00887F28" w:rsidRPr="00887F28" w:rsidRDefault="00887F28" w:rsidP="00887F28">
          <w:pPr>
            <w:pStyle w:val="EndNoteBibliography"/>
            <w:spacing w:after="0"/>
            <w:ind w:left="720" w:hanging="720"/>
          </w:pPr>
          <w:r w:rsidRPr="00887F28">
            <w:t>WAHL, M., WERNER, F. J., BUCHHOLZ, B., RADDATZ, S., GRAIFF, A., MATTHIESSEN, B., KARSTEN, U., HIEBENTHAL, C., HAMER, J., ITO, M., GÜLZOW, E., RILOV, G. &amp; GUY</w:t>
          </w:r>
          <w:r w:rsidRPr="00887F28">
            <w:rPr>
              <w:rFonts w:ascii="Cambria Math" w:hAnsi="Cambria Math" w:cs="Cambria Math"/>
            </w:rPr>
            <w:t>‐</w:t>
          </w:r>
          <w:r w:rsidRPr="00887F28">
            <w:t xml:space="preserve">HAIM, T. 2019. Season affects strength and direction of the interactive impacts of ocean warming and biotic stress in a coastal seaweed ecosystem. </w:t>
          </w:r>
          <w:r w:rsidRPr="00887F28">
            <w:rPr>
              <w:i/>
            </w:rPr>
            <w:t>Limnology and Oceanography,</w:t>
          </w:r>
          <w:r w:rsidRPr="00887F28">
            <w:t xml:space="preserve"> 65</w:t>
          </w:r>
          <w:r w:rsidRPr="00887F28">
            <w:rPr>
              <w:b/>
            </w:rPr>
            <w:t>,</w:t>
          </w:r>
          <w:r w:rsidRPr="00887F28">
            <w:t xml:space="preserve"> 807-827.</w:t>
          </w:r>
        </w:p>
        <w:p w14:paraId="179B6990" w14:textId="77777777" w:rsidR="00887F28" w:rsidRPr="00887F28" w:rsidRDefault="00887F28" w:rsidP="00887F28">
          <w:pPr>
            <w:pStyle w:val="EndNoteBibliography"/>
            <w:spacing w:after="0"/>
            <w:ind w:left="720" w:hanging="720"/>
          </w:pPr>
          <w:r w:rsidRPr="00887F28">
            <w:t xml:space="preserve">WALLS, A. M., EDWARDS, M. D., FIRTH, L. B. &amp; JOHNSON, M. P. 2017. Successional changes of epibiont fouling communities of the cultivated kelp Alaria esculenta: predictability and influences. </w:t>
          </w:r>
          <w:r w:rsidRPr="00887F28">
            <w:rPr>
              <w:i/>
            </w:rPr>
            <w:t>Aquaculture Environment Interactions,</w:t>
          </w:r>
          <w:r w:rsidRPr="00887F28">
            <w:t xml:space="preserve"> 9</w:t>
          </w:r>
          <w:r w:rsidRPr="00887F28">
            <w:rPr>
              <w:b/>
            </w:rPr>
            <w:t>,</w:t>
          </w:r>
          <w:r w:rsidRPr="00887F28">
            <w:t xml:space="preserve"> 57-71.</w:t>
          </w:r>
        </w:p>
        <w:p w14:paraId="76B6218F" w14:textId="77777777" w:rsidR="00887F28" w:rsidRPr="00887F28" w:rsidRDefault="00887F28" w:rsidP="00887F28">
          <w:pPr>
            <w:pStyle w:val="EndNoteBibliography"/>
            <w:spacing w:after="0"/>
            <w:ind w:left="720" w:hanging="720"/>
          </w:pPr>
          <w:r w:rsidRPr="00887F28">
            <w:t xml:space="preserve">XIONG, W., MACISAAC, H. J. &amp; ZHAN, A. 2024. An overlooked source of false positives in eDNA-based biodiversity assessment and management. </w:t>
          </w:r>
          <w:r w:rsidRPr="00887F28">
            <w:rPr>
              <w:i/>
            </w:rPr>
            <w:t>J Environ Manage,</w:t>
          </w:r>
          <w:r w:rsidRPr="00887F28">
            <w:t xml:space="preserve"> 358</w:t>
          </w:r>
          <w:r w:rsidRPr="00887F28">
            <w:rPr>
              <w:b/>
            </w:rPr>
            <w:t>,</w:t>
          </w:r>
          <w:r w:rsidRPr="00887F28">
            <w:t xml:space="preserve"> 120949.</w:t>
          </w:r>
        </w:p>
        <w:p w14:paraId="6548D4B5" w14:textId="36151678" w:rsidR="00887F28" w:rsidRPr="00887F28" w:rsidRDefault="00887F28" w:rsidP="00887F28">
          <w:pPr>
            <w:pStyle w:val="EndNoteBibliography"/>
            <w:ind w:left="720" w:hanging="720"/>
          </w:pPr>
          <w:r w:rsidRPr="00887F28">
            <w:t xml:space="preserve">ZAIKO, A., SCHIMANSKI, K., POCHON, X., HOPKINS, G. A., GOLDSTIEN, S., FLOERL, O. &amp; WOOD, S. A. 2016. Metabarcoding improves detection of eukaryotes from early biofouling communities: implications for pest monitoring and pathway management. </w:t>
          </w:r>
          <w:r w:rsidRPr="00887F28">
            <w:rPr>
              <w:i/>
            </w:rPr>
            <w:t>Biofouling,</w:t>
          </w:r>
          <w:r w:rsidRPr="00887F28">
            <w:t xml:space="preserve"> 32</w:t>
          </w:r>
          <w:r w:rsidRPr="00887F28">
            <w:rPr>
              <w:b/>
            </w:rPr>
            <w:t>,</w:t>
          </w:r>
          <w:r w:rsidRPr="00887F28">
            <w:t xml:space="preserve"> 671-84.</w:t>
          </w:r>
        </w:p>
      </w:sdtContent>
    </w:sdt>
    <w:p w14:paraId="6D5E57C9" w14:textId="5D56C823" w:rsidR="002C3CD3" w:rsidRDefault="002C3CD3">
      <w:pPr>
        <w:spacing w:line="360" w:lineRule="auto"/>
        <w:jc w:val="both"/>
        <w:pPrChange w:id="33" w:author="Sofie Spatharis" w:date="2025-01-20T13:21:00Z">
          <w:pPr/>
        </w:pPrChange>
      </w:pPr>
    </w:p>
    <w:sectPr w:rsidR="002C3C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e Spatharis" w:date="2025-01-20T13:18:00Z" w:initials="SS">
    <w:p w14:paraId="185505C1" w14:textId="47BF2345" w:rsidR="004B6269" w:rsidRDefault="00000000">
      <w:r>
        <w:annotationRef/>
      </w:r>
      <w:r w:rsidRPr="23ED00AB">
        <w:t>this paragraph shows a good starting point but can be improved to provide slightly more detail and some specific examples for context. It is also important to talk about what we don;t know. ie gaps</w:t>
      </w:r>
    </w:p>
  </w:comment>
  <w:comment w:id="1" w:author="Sofie Spatharis" w:date="2025-01-20T13:19:00Z" w:initials="SS">
    <w:p w14:paraId="53A82CC2" w14:textId="7AAD2D11" w:rsidR="004B6269" w:rsidRDefault="00000000">
      <w:r>
        <w:annotationRef/>
      </w:r>
      <w:r w:rsidRPr="3EAC7BE1">
        <w:t>The factors you mention below mostly relate to how they influence the meroplankton phase of the epibionts, therefore this paragraph here about the metroplankton needs to appear first, I think</w:t>
      </w:r>
    </w:p>
  </w:comment>
  <w:comment w:id="6" w:author="Sofie Spatharis" w:date="2025-01-20T13:15:00Z" w:initials="SS">
    <w:p w14:paraId="304E0236" w14:textId="573FAD06" w:rsidR="004B6269" w:rsidRDefault="00000000">
      <w:r>
        <w:annotationRef/>
      </w:r>
      <w:r w:rsidRPr="03742A03">
        <w:t>which hemisphere and why</w:t>
      </w:r>
    </w:p>
  </w:comment>
  <w:comment w:id="22" w:author="Calum Young (PGR)" w:date="2025-01-28T15:43:00Z" w:initials="CY">
    <w:p w14:paraId="6A63CAAD" w14:textId="77777777" w:rsidR="004E2FCF" w:rsidRDefault="004E2FCF" w:rsidP="004E2FCF">
      <w:pPr>
        <w:pStyle w:val="CommentText"/>
      </w:pPr>
      <w:r>
        <w:rPr>
          <w:rStyle w:val="CommentReference"/>
        </w:rPr>
        <w:annotationRef/>
      </w:r>
      <w:r>
        <w:t>4.1.9 Influence of environmental parameters on biofouling</w:t>
      </w:r>
    </w:p>
    <w:p w14:paraId="1163302F" w14:textId="77777777" w:rsidR="004E2FCF" w:rsidRDefault="004E2FCF" w:rsidP="004E2FCF">
      <w:pPr>
        <w:pStyle w:val="CommentText"/>
      </w:pPr>
      <w:r>
        <w:t>Biofouling has been identified previously as a key constraint for many seaweed farms worldwide. In this study, biofouling was significantly lower at Carn a Wig– a sheltered site with high tidal currents, compared to the adjacent site Porthlysgi– an exposed site with lower tidal currents. The degree of biofouling is typically associated with the relative wave exposure of locations, with more wave-exposed sites typically showing less biofouling than sheltered sites [20]. However, our study suggests that the correlation is not necessarily associated with wave-exposure, but rather that current-exposure is a key driver, which has also been suggested in previous studies in the northeast Atlantic [56]. As highlighted earlier, our findings demonstrate that consistent high current speeds as provided by tidal straits, such as the Ramsey Sound, which is adjacent to the Carn a Wig site, not only regulate temperatures, but also attenuate light levels through sedimentation during the summer period. This buffering effect on environmental factors reduces the proliferation of biofouling, thereby extending the harvest window and improving crop quality for seaweed farmers.</w:t>
      </w:r>
    </w:p>
    <w:p w14:paraId="1BC748AD" w14:textId="77777777" w:rsidR="004E2FCF" w:rsidRDefault="004E2FCF" w:rsidP="004E2FCF">
      <w:pPr>
        <w:pStyle w:val="CommentText"/>
      </w:pPr>
      <w:r>
        <w:t>23</w:t>
      </w:r>
      <w:r>
        <w:br/>
      </w:r>
      <w:r>
        <w:br/>
        <w:t>Berger et al 24</w:t>
      </w:r>
    </w:p>
  </w:comment>
  <w:comment w:id="29" w:author="Sofie Spatharis" w:date="2025-01-20T13:32:00Z" w:initials="SS">
    <w:p w14:paraId="14BA0465" w14:textId="12B67550" w:rsidR="004B6269" w:rsidRDefault="00000000">
      <w:r>
        <w:annotationRef/>
      </w:r>
      <w:r w:rsidRPr="542AF868">
        <w:t>whyyou talk about salinity higher up so I suggest remodelling all these factors to be more structured and provifing some insights about their effect on biofouling with a few specific examples.</w:t>
      </w:r>
    </w:p>
  </w:comment>
  <w:comment w:id="30" w:author="Sofie Spatharis" w:date="2025-01-20T13:16:00Z" w:initials="SS">
    <w:p w14:paraId="145F6E0D" w14:textId="21ECD1D1" w:rsidR="004B6269" w:rsidRDefault="00000000">
      <w:r>
        <w:annotationRef/>
      </w:r>
      <w:r w:rsidRPr="29FDF5C1">
        <w:t>why?</w:t>
      </w:r>
    </w:p>
  </w:comment>
  <w:comment w:id="31" w:author="Sofie Spatharis" w:date="2025-01-20T13:16:00Z" w:initials="SS">
    <w:p w14:paraId="4AB619BC" w14:textId="5C3C1EDA" w:rsidR="004B6269" w:rsidRDefault="00000000">
      <w:r>
        <w:annotationRef/>
      </w:r>
      <w:r w:rsidRPr="4F67F450">
        <w:t>why? is this the case for all taxa?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505C1" w15:done="0"/>
  <w15:commentEx w15:paraId="53A82CC2" w15:done="0"/>
  <w15:commentEx w15:paraId="304E0236" w15:done="0"/>
  <w15:commentEx w15:paraId="1BC748AD" w15:done="0"/>
  <w15:commentEx w15:paraId="14BA0465" w15:done="0"/>
  <w15:commentEx w15:paraId="145F6E0D" w15:done="0"/>
  <w15:commentEx w15:paraId="4AB619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FFA514" w16cex:dateUtc="2025-01-20T13:18:00Z"/>
  <w16cex:commentExtensible w16cex:durableId="1DAEC668" w16cex:dateUtc="2025-01-20T13:19:00Z"/>
  <w16cex:commentExtensible w16cex:durableId="325F0497" w16cex:dateUtc="2025-01-20T13:15:00Z"/>
  <w16cex:commentExtensible w16cex:durableId="4981584F" w16cex:dateUtc="2025-01-28T15:43:00Z"/>
  <w16cex:commentExtensible w16cex:durableId="748C5C70" w16cex:dateUtc="2025-01-20T13:32:00Z"/>
  <w16cex:commentExtensible w16cex:durableId="5D9F3D7D" w16cex:dateUtc="2025-01-20T13:16:00Z"/>
  <w16cex:commentExtensible w16cex:durableId="223C5909" w16cex:dateUtc="2025-01-20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505C1" w16cid:durableId="6EFFA514"/>
  <w16cid:commentId w16cid:paraId="53A82CC2" w16cid:durableId="1DAEC668"/>
  <w16cid:commentId w16cid:paraId="304E0236" w16cid:durableId="325F0497"/>
  <w16cid:commentId w16cid:paraId="1BC748AD" w16cid:durableId="4981584F"/>
  <w16cid:commentId w16cid:paraId="14BA0465" w16cid:durableId="748C5C70"/>
  <w16cid:commentId w16cid:paraId="145F6E0D" w16cid:durableId="5D9F3D7D"/>
  <w16cid:commentId w16cid:paraId="4AB619BC" w16cid:durableId="223C59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43AB" w14:textId="77777777" w:rsidR="000D3BC7" w:rsidRDefault="000D3BC7" w:rsidP="000836E3">
      <w:pPr>
        <w:spacing w:after="0" w:line="240" w:lineRule="auto"/>
      </w:pPr>
      <w:r>
        <w:separator/>
      </w:r>
    </w:p>
  </w:endnote>
  <w:endnote w:type="continuationSeparator" w:id="0">
    <w:p w14:paraId="62FD2F76" w14:textId="77777777" w:rsidR="000D3BC7" w:rsidRDefault="000D3BC7" w:rsidP="0008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D9CC" w14:textId="77777777" w:rsidR="000D3BC7" w:rsidRDefault="000D3BC7" w:rsidP="000836E3">
      <w:pPr>
        <w:spacing w:after="0" w:line="240" w:lineRule="auto"/>
      </w:pPr>
      <w:r>
        <w:separator/>
      </w:r>
    </w:p>
  </w:footnote>
  <w:footnote w:type="continuationSeparator" w:id="0">
    <w:p w14:paraId="65BB02E1" w14:textId="77777777" w:rsidR="000D3BC7" w:rsidRDefault="000D3BC7" w:rsidP="00083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66CD"/>
    <w:multiLevelType w:val="multilevel"/>
    <w:tmpl w:val="1D909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202606F"/>
    <w:multiLevelType w:val="multilevel"/>
    <w:tmpl w:val="8F2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7B2712"/>
    <w:multiLevelType w:val="multilevel"/>
    <w:tmpl w:val="2CC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1E75CC"/>
    <w:multiLevelType w:val="multilevel"/>
    <w:tmpl w:val="D2DE44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50F4281"/>
    <w:multiLevelType w:val="hybridMultilevel"/>
    <w:tmpl w:val="FBE8A12C"/>
    <w:lvl w:ilvl="0" w:tplc="0809000F">
      <w:start w:val="1"/>
      <w:numFmt w:val="decimal"/>
      <w:lvlText w:val="%1."/>
      <w:lvlJc w:val="left"/>
      <w:pPr>
        <w:ind w:left="720" w:hanging="360"/>
      </w:pPr>
      <w:rPr>
        <w:rFonts w:hint="default"/>
      </w:rPr>
    </w:lvl>
    <w:lvl w:ilvl="1" w:tplc="08090005">
      <w:start w:val="1"/>
      <w:numFmt w:val="bullet"/>
      <w:lvlText w:val=""/>
      <w:lvlJc w:val="left"/>
      <w:pPr>
        <w:ind w:left="1353" w:hanging="360"/>
      </w:pPr>
      <w:rPr>
        <w:rFonts w:ascii="Wingdings" w:hAnsi="Wingding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967399"/>
    <w:multiLevelType w:val="multilevel"/>
    <w:tmpl w:val="045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7A69A3"/>
    <w:multiLevelType w:val="multilevel"/>
    <w:tmpl w:val="D3A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1D6D77"/>
    <w:multiLevelType w:val="multilevel"/>
    <w:tmpl w:val="683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7301FB"/>
    <w:multiLevelType w:val="multilevel"/>
    <w:tmpl w:val="361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6C154D"/>
    <w:multiLevelType w:val="multilevel"/>
    <w:tmpl w:val="9A6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563EEC"/>
    <w:multiLevelType w:val="multilevel"/>
    <w:tmpl w:val="35E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A907E9"/>
    <w:multiLevelType w:val="multilevel"/>
    <w:tmpl w:val="2EB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726E8B"/>
    <w:multiLevelType w:val="hybridMultilevel"/>
    <w:tmpl w:val="159EB2CE"/>
    <w:lvl w:ilvl="0" w:tplc="688660D4">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84E28"/>
    <w:multiLevelType w:val="multilevel"/>
    <w:tmpl w:val="313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11E51"/>
    <w:multiLevelType w:val="multilevel"/>
    <w:tmpl w:val="A3020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98073527">
    <w:abstractNumId w:val="12"/>
  </w:num>
  <w:num w:numId="2" w16cid:durableId="1161118506">
    <w:abstractNumId w:val="13"/>
  </w:num>
  <w:num w:numId="3" w16cid:durableId="1706521974">
    <w:abstractNumId w:val="14"/>
  </w:num>
  <w:num w:numId="4" w16cid:durableId="1955748844">
    <w:abstractNumId w:val="1"/>
  </w:num>
  <w:num w:numId="5" w16cid:durableId="609627863">
    <w:abstractNumId w:val="3"/>
  </w:num>
  <w:num w:numId="6" w16cid:durableId="1703289393">
    <w:abstractNumId w:val="10"/>
  </w:num>
  <w:num w:numId="7" w16cid:durableId="310522870">
    <w:abstractNumId w:val="0"/>
  </w:num>
  <w:num w:numId="8" w16cid:durableId="1476095776">
    <w:abstractNumId w:val="4"/>
  </w:num>
  <w:num w:numId="9" w16cid:durableId="255791919">
    <w:abstractNumId w:val="9"/>
  </w:num>
  <w:num w:numId="10" w16cid:durableId="939871837">
    <w:abstractNumId w:val="11"/>
  </w:num>
  <w:num w:numId="11" w16cid:durableId="1643995059">
    <w:abstractNumId w:val="2"/>
  </w:num>
  <w:num w:numId="12" w16cid:durableId="173808295">
    <w:abstractNumId w:val="7"/>
  </w:num>
  <w:num w:numId="13" w16cid:durableId="608898902">
    <w:abstractNumId w:val="5"/>
  </w:num>
  <w:num w:numId="14" w16cid:durableId="763375748">
    <w:abstractNumId w:val="8"/>
  </w:num>
  <w:num w:numId="15" w16cid:durableId="81233042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e Spatharis">
    <w15:presenceInfo w15:providerId="AD" w15:userId="S::sofie.spatharis@glasgow.ac.uk::12561279-eb17-480a-b736-dc2945cc05d9"/>
  </w15:person>
  <w15:person w15:author="Calum Young (PGR)">
    <w15:presenceInfo w15:providerId="AD" w15:userId="S::2090242Y@student.gla.ac.uk::831f7553-1d99-462a-bed7-acd9df8246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1&lt;/item&gt;&lt;item&gt;2&lt;/item&gt;&lt;item&gt;3&lt;/item&gt;&lt;item&gt;6&lt;/item&gt;&lt;item&gt;8&lt;/item&gt;&lt;item&gt;10&lt;/item&gt;&lt;item&gt;11&lt;/item&gt;&lt;item&gt;24&lt;/item&gt;&lt;item&gt;27&lt;/item&gt;&lt;item&gt;29&lt;/item&gt;&lt;item&gt;30&lt;/item&gt;&lt;item&gt;42&lt;/item&gt;&lt;item&gt;45&lt;/item&gt;&lt;item&gt;59&lt;/item&gt;&lt;item&gt;60&lt;/item&gt;&lt;item&gt;61&lt;/item&gt;&lt;item&gt;62&lt;/item&gt;&lt;item&gt;64&lt;/item&gt;&lt;item&gt;65&lt;/item&gt;&lt;item&gt;68&lt;/item&gt;&lt;item&gt;69&lt;/item&gt;&lt;item&gt;72&lt;/item&gt;&lt;item&gt;74&lt;/item&gt;&lt;item&gt;76&lt;/item&gt;&lt;item&gt;77&lt;/item&gt;&lt;item&gt;78&lt;/item&gt;&lt;item&gt;81&lt;/item&gt;&lt;item&gt;82&lt;/item&gt;&lt;item&gt;83&lt;/item&gt;&lt;item&gt;84&lt;/item&gt;&lt;item&gt;85&lt;/item&gt;&lt;item&gt;86&lt;/item&gt;&lt;item&gt;87&lt;/item&gt;&lt;item&gt;88&lt;/item&gt;&lt;item&gt;89&lt;/item&gt;&lt;item&gt;90&lt;/item&gt;&lt;item&gt;91&lt;/item&gt;&lt;item&gt;93&lt;/item&gt;&lt;item&gt;94&lt;/item&gt;&lt;item&gt;95&lt;/item&gt;&lt;item&gt;98&lt;/item&gt;&lt;item&gt;99&lt;/item&gt;&lt;item&gt;100&lt;/item&gt;&lt;item&gt;101&lt;/item&gt;&lt;item&gt;103&lt;/item&gt;&lt;item&gt;104&lt;/item&gt;&lt;item&gt;105&lt;/item&gt;&lt;item&gt;107&lt;/item&gt;&lt;item&gt;119&lt;/item&gt;&lt;item&gt;120&lt;/item&gt;&lt;item&gt;121&lt;/item&gt;&lt;item&gt;123&lt;/item&gt;&lt;item&gt;125&lt;/item&gt;&lt;item&gt;126&lt;/item&gt;&lt;item&gt;127&lt;/item&gt;&lt;item&gt;128&lt;/item&gt;&lt;item&gt;129&lt;/item&gt;&lt;item&gt;134&lt;/item&gt;&lt;item&gt;138&lt;/item&gt;&lt;item&gt;140&lt;/item&gt;&lt;item&gt;142&lt;/item&gt;&lt;item&gt;143&lt;/item&gt;&lt;item&gt;145&lt;/item&gt;&lt;item&gt;153&lt;/item&gt;&lt;item&gt;155&lt;/item&gt;&lt;item&gt;157&lt;/item&gt;&lt;item&gt;159&lt;/item&gt;&lt;/record-ids&gt;&lt;/item&gt;&lt;/Libraries&gt;"/>
    <w:docVar w:name="EN.UseJSCitationFormat" w:val="True"/>
  </w:docVars>
  <w:rsids>
    <w:rsidRoot w:val="009D6E1E"/>
    <w:rsid w:val="000035B7"/>
    <w:rsid w:val="00003DA6"/>
    <w:rsid w:val="0001671F"/>
    <w:rsid w:val="00017BD2"/>
    <w:rsid w:val="00024A3B"/>
    <w:rsid w:val="00025A2C"/>
    <w:rsid w:val="00025B47"/>
    <w:rsid w:val="00025BA1"/>
    <w:rsid w:val="00034A16"/>
    <w:rsid w:val="00041732"/>
    <w:rsid w:val="00042BB6"/>
    <w:rsid w:val="0005456E"/>
    <w:rsid w:val="00056340"/>
    <w:rsid w:val="00060FDB"/>
    <w:rsid w:val="00060FFF"/>
    <w:rsid w:val="00063F04"/>
    <w:rsid w:val="0006453E"/>
    <w:rsid w:val="00066FF4"/>
    <w:rsid w:val="00067EA3"/>
    <w:rsid w:val="000700A7"/>
    <w:rsid w:val="00071F6C"/>
    <w:rsid w:val="000750CB"/>
    <w:rsid w:val="000753EB"/>
    <w:rsid w:val="00081CC7"/>
    <w:rsid w:val="00082CBF"/>
    <w:rsid w:val="000836E3"/>
    <w:rsid w:val="000854F8"/>
    <w:rsid w:val="00094E56"/>
    <w:rsid w:val="000A0C44"/>
    <w:rsid w:val="000A22EE"/>
    <w:rsid w:val="000A3A3E"/>
    <w:rsid w:val="000A74E1"/>
    <w:rsid w:val="000B215E"/>
    <w:rsid w:val="000B388F"/>
    <w:rsid w:val="000C0D09"/>
    <w:rsid w:val="000C1DD9"/>
    <w:rsid w:val="000C2803"/>
    <w:rsid w:val="000C63A2"/>
    <w:rsid w:val="000C70D0"/>
    <w:rsid w:val="000C789B"/>
    <w:rsid w:val="000D223B"/>
    <w:rsid w:val="000D33EC"/>
    <w:rsid w:val="000D3BC7"/>
    <w:rsid w:val="000D4436"/>
    <w:rsid w:val="000D5FDF"/>
    <w:rsid w:val="000E00F1"/>
    <w:rsid w:val="000E5127"/>
    <w:rsid w:val="000E5F3B"/>
    <w:rsid w:val="000E70F2"/>
    <w:rsid w:val="000F0EA3"/>
    <w:rsid w:val="000F132F"/>
    <w:rsid w:val="001059AE"/>
    <w:rsid w:val="0011167B"/>
    <w:rsid w:val="00112BC9"/>
    <w:rsid w:val="00114ED8"/>
    <w:rsid w:val="00121648"/>
    <w:rsid w:val="0012276D"/>
    <w:rsid w:val="00122F1F"/>
    <w:rsid w:val="001249A5"/>
    <w:rsid w:val="00127014"/>
    <w:rsid w:val="0013555D"/>
    <w:rsid w:val="00143BEC"/>
    <w:rsid w:val="00143DEF"/>
    <w:rsid w:val="001463BB"/>
    <w:rsid w:val="0015587E"/>
    <w:rsid w:val="001559A6"/>
    <w:rsid w:val="00156DF7"/>
    <w:rsid w:val="00161CE4"/>
    <w:rsid w:val="001621C2"/>
    <w:rsid w:val="0016251E"/>
    <w:rsid w:val="0016258B"/>
    <w:rsid w:val="001679AA"/>
    <w:rsid w:val="00175B66"/>
    <w:rsid w:val="00180B7B"/>
    <w:rsid w:val="00187272"/>
    <w:rsid w:val="00187484"/>
    <w:rsid w:val="001946E9"/>
    <w:rsid w:val="00196620"/>
    <w:rsid w:val="001A1479"/>
    <w:rsid w:val="001A4E34"/>
    <w:rsid w:val="001A6F8C"/>
    <w:rsid w:val="001B03B8"/>
    <w:rsid w:val="001C0C29"/>
    <w:rsid w:val="001C3B4D"/>
    <w:rsid w:val="001C732D"/>
    <w:rsid w:val="001D056E"/>
    <w:rsid w:val="001D725E"/>
    <w:rsid w:val="001E127F"/>
    <w:rsid w:val="001E413E"/>
    <w:rsid w:val="001E672D"/>
    <w:rsid w:val="001F014E"/>
    <w:rsid w:val="001F15BC"/>
    <w:rsid w:val="001F3C92"/>
    <w:rsid w:val="002076D4"/>
    <w:rsid w:val="00210A69"/>
    <w:rsid w:val="00213B68"/>
    <w:rsid w:val="00221771"/>
    <w:rsid w:val="00223EE9"/>
    <w:rsid w:val="00226B75"/>
    <w:rsid w:val="00227017"/>
    <w:rsid w:val="002315FD"/>
    <w:rsid w:val="0024087A"/>
    <w:rsid w:val="002605A5"/>
    <w:rsid w:val="0026512B"/>
    <w:rsid w:val="00270F77"/>
    <w:rsid w:val="002754BB"/>
    <w:rsid w:val="002844ED"/>
    <w:rsid w:val="002879F2"/>
    <w:rsid w:val="0029008C"/>
    <w:rsid w:val="002946FF"/>
    <w:rsid w:val="00294F35"/>
    <w:rsid w:val="002A3CDF"/>
    <w:rsid w:val="002B3E13"/>
    <w:rsid w:val="002B5E8F"/>
    <w:rsid w:val="002B663D"/>
    <w:rsid w:val="002B76F8"/>
    <w:rsid w:val="002C1E7B"/>
    <w:rsid w:val="002C1F50"/>
    <w:rsid w:val="002C3CD3"/>
    <w:rsid w:val="002D063A"/>
    <w:rsid w:val="002D16F0"/>
    <w:rsid w:val="002D1D9C"/>
    <w:rsid w:val="002D787F"/>
    <w:rsid w:val="002E2B64"/>
    <w:rsid w:val="002E3469"/>
    <w:rsid w:val="002E3BCA"/>
    <w:rsid w:val="002E4E06"/>
    <w:rsid w:val="002E587A"/>
    <w:rsid w:val="00300066"/>
    <w:rsid w:val="00301D83"/>
    <w:rsid w:val="00316372"/>
    <w:rsid w:val="00323914"/>
    <w:rsid w:val="00325024"/>
    <w:rsid w:val="00330192"/>
    <w:rsid w:val="003310DB"/>
    <w:rsid w:val="00331ED4"/>
    <w:rsid w:val="0033723C"/>
    <w:rsid w:val="003411C5"/>
    <w:rsid w:val="003412DB"/>
    <w:rsid w:val="00345BE1"/>
    <w:rsid w:val="00347793"/>
    <w:rsid w:val="00354AC8"/>
    <w:rsid w:val="00354BEA"/>
    <w:rsid w:val="00355E16"/>
    <w:rsid w:val="00357FA3"/>
    <w:rsid w:val="003643C1"/>
    <w:rsid w:val="00371D36"/>
    <w:rsid w:val="00372353"/>
    <w:rsid w:val="003725DF"/>
    <w:rsid w:val="00374A3F"/>
    <w:rsid w:val="00374E14"/>
    <w:rsid w:val="00382229"/>
    <w:rsid w:val="00390FD0"/>
    <w:rsid w:val="00392FCB"/>
    <w:rsid w:val="003A0EB9"/>
    <w:rsid w:val="003A3869"/>
    <w:rsid w:val="003A498B"/>
    <w:rsid w:val="003A5564"/>
    <w:rsid w:val="003C2C01"/>
    <w:rsid w:val="003C346C"/>
    <w:rsid w:val="003C3C8E"/>
    <w:rsid w:val="003C4C9E"/>
    <w:rsid w:val="003C76E9"/>
    <w:rsid w:val="003D176E"/>
    <w:rsid w:val="003D3853"/>
    <w:rsid w:val="003D4A30"/>
    <w:rsid w:val="003D63E6"/>
    <w:rsid w:val="003D6CC3"/>
    <w:rsid w:val="003E0467"/>
    <w:rsid w:val="004100EB"/>
    <w:rsid w:val="00413376"/>
    <w:rsid w:val="00414141"/>
    <w:rsid w:val="00416593"/>
    <w:rsid w:val="00417694"/>
    <w:rsid w:val="00420B37"/>
    <w:rsid w:val="00430D19"/>
    <w:rsid w:val="00431A39"/>
    <w:rsid w:val="00443C5B"/>
    <w:rsid w:val="004458BD"/>
    <w:rsid w:val="00445B51"/>
    <w:rsid w:val="00446D01"/>
    <w:rsid w:val="00456593"/>
    <w:rsid w:val="004574C2"/>
    <w:rsid w:val="00464A5A"/>
    <w:rsid w:val="00464C04"/>
    <w:rsid w:val="00473FDD"/>
    <w:rsid w:val="0048003F"/>
    <w:rsid w:val="00480606"/>
    <w:rsid w:val="004809AF"/>
    <w:rsid w:val="0048113A"/>
    <w:rsid w:val="00481280"/>
    <w:rsid w:val="00481C81"/>
    <w:rsid w:val="00483123"/>
    <w:rsid w:val="004901C4"/>
    <w:rsid w:val="004933D5"/>
    <w:rsid w:val="004A240E"/>
    <w:rsid w:val="004A3A1E"/>
    <w:rsid w:val="004A5E6B"/>
    <w:rsid w:val="004A6C88"/>
    <w:rsid w:val="004A77D3"/>
    <w:rsid w:val="004B11CF"/>
    <w:rsid w:val="004B172F"/>
    <w:rsid w:val="004B2114"/>
    <w:rsid w:val="004B416E"/>
    <w:rsid w:val="004B6269"/>
    <w:rsid w:val="004C3A86"/>
    <w:rsid w:val="004D2552"/>
    <w:rsid w:val="004D3E88"/>
    <w:rsid w:val="004E2FCF"/>
    <w:rsid w:val="004E31C2"/>
    <w:rsid w:val="004E3AF5"/>
    <w:rsid w:val="004F4D44"/>
    <w:rsid w:val="004F6A9E"/>
    <w:rsid w:val="00502467"/>
    <w:rsid w:val="00503046"/>
    <w:rsid w:val="005058A1"/>
    <w:rsid w:val="00506C58"/>
    <w:rsid w:val="005075F4"/>
    <w:rsid w:val="00511A6D"/>
    <w:rsid w:val="00520B93"/>
    <w:rsid w:val="005300B2"/>
    <w:rsid w:val="00537148"/>
    <w:rsid w:val="00544F79"/>
    <w:rsid w:val="005459D9"/>
    <w:rsid w:val="005474AD"/>
    <w:rsid w:val="00553A53"/>
    <w:rsid w:val="00554302"/>
    <w:rsid w:val="00560A09"/>
    <w:rsid w:val="00567A4A"/>
    <w:rsid w:val="00571678"/>
    <w:rsid w:val="00574429"/>
    <w:rsid w:val="00584552"/>
    <w:rsid w:val="005861DC"/>
    <w:rsid w:val="00594A0B"/>
    <w:rsid w:val="00594ABF"/>
    <w:rsid w:val="0059563F"/>
    <w:rsid w:val="00597187"/>
    <w:rsid w:val="00597BC1"/>
    <w:rsid w:val="005A4741"/>
    <w:rsid w:val="005B4B44"/>
    <w:rsid w:val="005B74E6"/>
    <w:rsid w:val="005C0BD6"/>
    <w:rsid w:val="005C49A7"/>
    <w:rsid w:val="005C5DFA"/>
    <w:rsid w:val="005D1A39"/>
    <w:rsid w:val="005D3ED2"/>
    <w:rsid w:val="005D48D3"/>
    <w:rsid w:val="005D5194"/>
    <w:rsid w:val="005D704D"/>
    <w:rsid w:val="005E0A4A"/>
    <w:rsid w:val="005F2D0C"/>
    <w:rsid w:val="005F5CB6"/>
    <w:rsid w:val="00603396"/>
    <w:rsid w:val="006303ED"/>
    <w:rsid w:val="00633F7C"/>
    <w:rsid w:val="006373F0"/>
    <w:rsid w:val="00646EFA"/>
    <w:rsid w:val="00647D0B"/>
    <w:rsid w:val="0065179C"/>
    <w:rsid w:val="00660962"/>
    <w:rsid w:val="006627C9"/>
    <w:rsid w:val="00663F26"/>
    <w:rsid w:val="00675A11"/>
    <w:rsid w:val="00681312"/>
    <w:rsid w:val="00683167"/>
    <w:rsid w:val="00686BCB"/>
    <w:rsid w:val="006960E3"/>
    <w:rsid w:val="00696F60"/>
    <w:rsid w:val="00697F5E"/>
    <w:rsid w:val="006A0219"/>
    <w:rsid w:val="006A197D"/>
    <w:rsid w:val="006B0957"/>
    <w:rsid w:val="006B230F"/>
    <w:rsid w:val="006B4AD7"/>
    <w:rsid w:val="006C172E"/>
    <w:rsid w:val="006D3B9E"/>
    <w:rsid w:val="006D3C06"/>
    <w:rsid w:val="006D562C"/>
    <w:rsid w:val="006E04D4"/>
    <w:rsid w:val="006E2410"/>
    <w:rsid w:val="006E6C68"/>
    <w:rsid w:val="006F30D2"/>
    <w:rsid w:val="006F5A2C"/>
    <w:rsid w:val="006F71A9"/>
    <w:rsid w:val="0070230B"/>
    <w:rsid w:val="00704891"/>
    <w:rsid w:val="00707BBF"/>
    <w:rsid w:val="00713008"/>
    <w:rsid w:val="0071415B"/>
    <w:rsid w:val="00717854"/>
    <w:rsid w:val="00724675"/>
    <w:rsid w:val="007258B9"/>
    <w:rsid w:val="00734F29"/>
    <w:rsid w:val="00735164"/>
    <w:rsid w:val="0075684C"/>
    <w:rsid w:val="0076018D"/>
    <w:rsid w:val="00760DB4"/>
    <w:rsid w:val="00763AF6"/>
    <w:rsid w:val="00764C45"/>
    <w:rsid w:val="00767DC8"/>
    <w:rsid w:val="0077092F"/>
    <w:rsid w:val="00774892"/>
    <w:rsid w:val="00777A80"/>
    <w:rsid w:val="00783A14"/>
    <w:rsid w:val="00785C48"/>
    <w:rsid w:val="00790A46"/>
    <w:rsid w:val="00791807"/>
    <w:rsid w:val="00792C40"/>
    <w:rsid w:val="00794CB9"/>
    <w:rsid w:val="00795078"/>
    <w:rsid w:val="00795B30"/>
    <w:rsid w:val="007A4117"/>
    <w:rsid w:val="007A4C02"/>
    <w:rsid w:val="007A4C0E"/>
    <w:rsid w:val="007A6C38"/>
    <w:rsid w:val="007B4522"/>
    <w:rsid w:val="007C17DB"/>
    <w:rsid w:val="007C2E50"/>
    <w:rsid w:val="007C5D9A"/>
    <w:rsid w:val="007C673D"/>
    <w:rsid w:val="007D0074"/>
    <w:rsid w:val="007D0DBD"/>
    <w:rsid w:val="007D0FFF"/>
    <w:rsid w:val="007D1CA8"/>
    <w:rsid w:val="007D27D6"/>
    <w:rsid w:val="007E1380"/>
    <w:rsid w:val="007E3824"/>
    <w:rsid w:val="007E3F53"/>
    <w:rsid w:val="007F0ABF"/>
    <w:rsid w:val="00804A8F"/>
    <w:rsid w:val="00804F4B"/>
    <w:rsid w:val="00805C5C"/>
    <w:rsid w:val="008131DC"/>
    <w:rsid w:val="00817AE6"/>
    <w:rsid w:val="0082048D"/>
    <w:rsid w:val="00825319"/>
    <w:rsid w:val="00825482"/>
    <w:rsid w:val="00834E9F"/>
    <w:rsid w:val="00841C8C"/>
    <w:rsid w:val="00845275"/>
    <w:rsid w:val="00845626"/>
    <w:rsid w:val="00853EE7"/>
    <w:rsid w:val="0086368C"/>
    <w:rsid w:val="00864107"/>
    <w:rsid w:val="00864C3C"/>
    <w:rsid w:val="008669DD"/>
    <w:rsid w:val="00867048"/>
    <w:rsid w:val="00870264"/>
    <w:rsid w:val="00870B50"/>
    <w:rsid w:val="008711E1"/>
    <w:rsid w:val="0087363E"/>
    <w:rsid w:val="008739AC"/>
    <w:rsid w:val="00877094"/>
    <w:rsid w:val="00877B20"/>
    <w:rsid w:val="00880D0E"/>
    <w:rsid w:val="008818FB"/>
    <w:rsid w:val="0088292A"/>
    <w:rsid w:val="00887F28"/>
    <w:rsid w:val="008905BA"/>
    <w:rsid w:val="0089244E"/>
    <w:rsid w:val="00892971"/>
    <w:rsid w:val="00893666"/>
    <w:rsid w:val="008A2B6B"/>
    <w:rsid w:val="008A3413"/>
    <w:rsid w:val="008A3560"/>
    <w:rsid w:val="008A3D5D"/>
    <w:rsid w:val="008A3DED"/>
    <w:rsid w:val="008B1677"/>
    <w:rsid w:val="008B462B"/>
    <w:rsid w:val="008B7672"/>
    <w:rsid w:val="008C0354"/>
    <w:rsid w:val="008C587B"/>
    <w:rsid w:val="008C71AA"/>
    <w:rsid w:val="008D0E36"/>
    <w:rsid w:val="008D1BBA"/>
    <w:rsid w:val="008E08AB"/>
    <w:rsid w:val="008E4832"/>
    <w:rsid w:val="008E5D86"/>
    <w:rsid w:val="008E7BE9"/>
    <w:rsid w:val="008F3946"/>
    <w:rsid w:val="008F5CC4"/>
    <w:rsid w:val="008F732A"/>
    <w:rsid w:val="00916EE1"/>
    <w:rsid w:val="009212AA"/>
    <w:rsid w:val="0093392C"/>
    <w:rsid w:val="00935731"/>
    <w:rsid w:val="00937248"/>
    <w:rsid w:val="0094147F"/>
    <w:rsid w:val="00953DFB"/>
    <w:rsid w:val="00954ACC"/>
    <w:rsid w:val="009561EC"/>
    <w:rsid w:val="0095710D"/>
    <w:rsid w:val="0096092F"/>
    <w:rsid w:val="00965911"/>
    <w:rsid w:val="00967548"/>
    <w:rsid w:val="00976029"/>
    <w:rsid w:val="00977468"/>
    <w:rsid w:val="0098190D"/>
    <w:rsid w:val="00982CB4"/>
    <w:rsid w:val="009877E7"/>
    <w:rsid w:val="00993508"/>
    <w:rsid w:val="009959DF"/>
    <w:rsid w:val="0099761E"/>
    <w:rsid w:val="009A7622"/>
    <w:rsid w:val="009B4C55"/>
    <w:rsid w:val="009C1231"/>
    <w:rsid w:val="009D1B15"/>
    <w:rsid w:val="009D6E1E"/>
    <w:rsid w:val="009D71C6"/>
    <w:rsid w:val="009E780D"/>
    <w:rsid w:val="009F3C8A"/>
    <w:rsid w:val="009F68C3"/>
    <w:rsid w:val="00A034FC"/>
    <w:rsid w:val="00A04023"/>
    <w:rsid w:val="00A0466D"/>
    <w:rsid w:val="00A06C00"/>
    <w:rsid w:val="00A10661"/>
    <w:rsid w:val="00A17F53"/>
    <w:rsid w:val="00A33D0B"/>
    <w:rsid w:val="00A3436C"/>
    <w:rsid w:val="00A425A2"/>
    <w:rsid w:val="00A427C3"/>
    <w:rsid w:val="00A462BE"/>
    <w:rsid w:val="00A6113F"/>
    <w:rsid w:val="00A70528"/>
    <w:rsid w:val="00A726AB"/>
    <w:rsid w:val="00A763E9"/>
    <w:rsid w:val="00A847FB"/>
    <w:rsid w:val="00A8689D"/>
    <w:rsid w:val="00A90068"/>
    <w:rsid w:val="00A93367"/>
    <w:rsid w:val="00AA0303"/>
    <w:rsid w:val="00AA1D4A"/>
    <w:rsid w:val="00AA7F00"/>
    <w:rsid w:val="00AB04EF"/>
    <w:rsid w:val="00AB482F"/>
    <w:rsid w:val="00AB4B43"/>
    <w:rsid w:val="00AC4C6F"/>
    <w:rsid w:val="00AC6804"/>
    <w:rsid w:val="00AD4009"/>
    <w:rsid w:val="00AD4913"/>
    <w:rsid w:val="00AD4FFB"/>
    <w:rsid w:val="00AD57D6"/>
    <w:rsid w:val="00AE16AB"/>
    <w:rsid w:val="00AE211D"/>
    <w:rsid w:val="00AE47B1"/>
    <w:rsid w:val="00AE4FC2"/>
    <w:rsid w:val="00AF1B40"/>
    <w:rsid w:val="00AF1BC2"/>
    <w:rsid w:val="00AF3522"/>
    <w:rsid w:val="00AF6F73"/>
    <w:rsid w:val="00B0008E"/>
    <w:rsid w:val="00B0192C"/>
    <w:rsid w:val="00B11AE3"/>
    <w:rsid w:val="00B13645"/>
    <w:rsid w:val="00B177FE"/>
    <w:rsid w:val="00B216E3"/>
    <w:rsid w:val="00B24C10"/>
    <w:rsid w:val="00B33F11"/>
    <w:rsid w:val="00B36636"/>
    <w:rsid w:val="00B376FD"/>
    <w:rsid w:val="00B40B5B"/>
    <w:rsid w:val="00B41B29"/>
    <w:rsid w:val="00B50D9B"/>
    <w:rsid w:val="00B52DAA"/>
    <w:rsid w:val="00B56BD3"/>
    <w:rsid w:val="00B572E5"/>
    <w:rsid w:val="00B6133F"/>
    <w:rsid w:val="00B616E0"/>
    <w:rsid w:val="00B677CD"/>
    <w:rsid w:val="00B72069"/>
    <w:rsid w:val="00B86470"/>
    <w:rsid w:val="00B91A1B"/>
    <w:rsid w:val="00B929CA"/>
    <w:rsid w:val="00BA2F0E"/>
    <w:rsid w:val="00BA3475"/>
    <w:rsid w:val="00BA63EF"/>
    <w:rsid w:val="00BA7540"/>
    <w:rsid w:val="00BB2EE0"/>
    <w:rsid w:val="00BB671D"/>
    <w:rsid w:val="00BB79ED"/>
    <w:rsid w:val="00BD11E7"/>
    <w:rsid w:val="00BD152E"/>
    <w:rsid w:val="00BD3305"/>
    <w:rsid w:val="00BD4644"/>
    <w:rsid w:val="00BD6080"/>
    <w:rsid w:val="00BE0F26"/>
    <w:rsid w:val="00BE6967"/>
    <w:rsid w:val="00BE7F51"/>
    <w:rsid w:val="00BF00CE"/>
    <w:rsid w:val="00BF271D"/>
    <w:rsid w:val="00BF44DF"/>
    <w:rsid w:val="00BF4E1F"/>
    <w:rsid w:val="00BF6A79"/>
    <w:rsid w:val="00BF71BC"/>
    <w:rsid w:val="00BF79B5"/>
    <w:rsid w:val="00C15C1B"/>
    <w:rsid w:val="00C175CD"/>
    <w:rsid w:val="00C176F2"/>
    <w:rsid w:val="00C17F06"/>
    <w:rsid w:val="00C17F4F"/>
    <w:rsid w:val="00C209DF"/>
    <w:rsid w:val="00C214F1"/>
    <w:rsid w:val="00C21F55"/>
    <w:rsid w:val="00C2281C"/>
    <w:rsid w:val="00C34AA5"/>
    <w:rsid w:val="00C34EEB"/>
    <w:rsid w:val="00C3745A"/>
    <w:rsid w:val="00C37AC0"/>
    <w:rsid w:val="00C42C80"/>
    <w:rsid w:val="00C45C49"/>
    <w:rsid w:val="00C5027D"/>
    <w:rsid w:val="00C507D3"/>
    <w:rsid w:val="00C5604B"/>
    <w:rsid w:val="00C63E7C"/>
    <w:rsid w:val="00C64259"/>
    <w:rsid w:val="00C655D9"/>
    <w:rsid w:val="00C6606C"/>
    <w:rsid w:val="00C7448F"/>
    <w:rsid w:val="00C75920"/>
    <w:rsid w:val="00C76429"/>
    <w:rsid w:val="00C76EAD"/>
    <w:rsid w:val="00C80D45"/>
    <w:rsid w:val="00C83BEB"/>
    <w:rsid w:val="00C84BB3"/>
    <w:rsid w:val="00C86904"/>
    <w:rsid w:val="00C920B6"/>
    <w:rsid w:val="00C920F9"/>
    <w:rsid w:val="00C9377B"/>
    <w:rsid w:val="00C95293"/>
    <w:rsid w:val="00C9740C"/>
    <w:rsid w:val="00CA0A2C"/>
    <w:rsid w:val="00CA4025"/>
    <w:rsid w:val="00CB534E"/>
    <w:rsid w:val="00CB744E"/>
    <w:rsid w:val="00CC580F"/>
    <w:rsid w:val="00CD4ED4"/>
    <w:rsid w:val="00CD705D"/>
    <w:rsid w:val="00CD78EA"/>
    <w:rsid w:val="00CE1E58"/>
    <w:rsid w:val="00CE213A"/>
    <w:rsid w:val="00CE3D07"/>
    <w:rsid w:val="00CE478B"/>
    <w:rsid w:val="00CE4CC8"/>
    <w:rsid w:val="00CF0261"/>
    <w:rsid w:val="00CF23C8"/>
    <w:rsid w:val="00CF2AAA"/>
    <w:rsid w:val="00CF2E74"/>
    <w:rsid w:val="00CF51C7"/>
    <w:rsid w:val="00D06F1C"/>
    <w:rsid w:val="00D07454"/>
    <w:rsid w:val="00D21010"/>
    <w:rsid w:val="00D2205F"/>
    <w:rsid w:val="00D22862"/>
    <w:rsid w:val="00D25EEB"/>
    <w:rsid w:val="00D32FF8"/>
    <w:rsid w:val="00D35788"/>
    <w:rsid w:val="00D408CF"/>
    <w:rsid w:val="00D40FD2"/>
    <w:rsid w:val="00D4326F"/>
    <w:rsid w:val="00D4458C"/>
    <w:rsid w:val="00D474B8"/>
    <w:rsid w:val="00D5246C"/>
    <w:rsid w:val="00D5515D"/>
    <w:rsid w:val="00D55808"/>
    <w:rsid w:val="00D6006C"/>
    <w:rsid w:val="00D61B37"/>
    <w:rsid w:val="00D71590"/>
    <w:rsid w:val="00D75C5B"/>
    <w:rsid w:val="00D76BC6"/>
    <w:rsid w:val="00D803B6"/>
    <w:rsid w:val="00D838C4"/>
    <w:rsid w:val="00D83AD0"/>
    <w:rsid w:val="00D83B25"/>
    <w:rsid w:val="00D90369"/>
    <w:rsid w:val="00D905A7"/>
    <w:rsid w:val="00D93957"/>
    <w:rsid w:val="00D97638"/>
    <w:rsid w:val="00DA4A99"/>
    <w:rsid w:val="00DA4C1B"/>
    <w:rsid w:val="00DB53AC"/>
    <w:rsid w:val="00DB5B41"/>
    <w:rsid w:val="00DC0377"/>
    <w:rsid w:val="00DC0481"/>
    <w:rsid w:val="00DC1700"/>
    <w:rsid w:val="00DC31B9"/>
    <w:rsid w:val="00DC5EAD"/>
    <w:rsid w:val="00DC70ED"/>
    <w:rsid w:val="00DD3A2D"/>
    <w:rsid w:val="00DD6E52"/>
    <w:rsid w:val="00DD78F0"/>
    <w:rsid w:val="00DE48D2"/>
    <w:rsid w:val="00DE4E39"/>
    <w:rsid w:val="00DE58A4"/>
    <w:rsid w:val="00DE6085"/>
    <w:rsid w:val="00DF1667"/>
    <w:rsid w:val="00DF6777"/>
    <w:rsid w:val="00E00F31"/>
    <w:rsid w:val="00E05A2C"/>
    <w:rsid w:val="00E05F60"/>
    <w:rsid w:val="00E0617B"/>
    <w:rsid w:val="00E06979"/>
    <w:rsid w:val="00E10902"/>
    <w:rsid w:val="00E160F2"/>
    <w:rsid w:val="00E162E0"/>
    <w:rsid w:val="00E16885"/>
    <w:rsid w:val="00E17F82"/>
    <w:rsid w:val="00E212E6"/>
    <w:rsid w:val="00E30BF5"/>
    <w:rsid w:val="00E31AFA"/>
    <w:rsid w:val="00E36F42"/>
    <w:rsid w:val="00E40CD3"/>
    <w:rsid w:val="00E42466"/>
    <w:rsid w:val="00E4632A"/>
    <w:rsid w:val="00E51466"/>
    <w:rsid w:val="00E5541F"/>
    <w:rsid w:val="00E56253"/>
    <w:rsid w:val="00E61316"/>
    <w:rsid w:val="00E87705"/>
    <w:rsid w:val="00E95DC2"/>
    <w:rsid w:val="00EA14E4"/>
    <w:rsid w:val="00EA3485"/>
    <w:rsid w:val="00EA41F9"/>
    <w:rsid w:val="00EA5703"/>
    <w:rsid w:val="00EB3149"/>
    <w:rsid w:val="00EB3AB0"/>
    <w:rsid w:val="00EB3B55"/>
    <w:rsid w:val="00EB637C"/>
    <w:rsid w:val="00EB71AB"/>
    <w:rsid w:val="00EC1103"/>
    <w:rsid w:val="00EC33F6"/>
    <w:rsid w:val="00EC3A6E"/>
    <w:rsid w:val="00EC43D0"/>
    <w:rsid w:val="00EC4BAE"/>
    <w:rsid w:val="00EC4D89"/>
    <w:rsid w:val="00EC7B91"/>
    <w:rsid w:val="00ED3A79"/>
    <w:rsid w:val="00ED6B9B"/>
    <w:rsid w:val="00EE15BB"/>
    <w:rsid w:val="00EF4AF2"/>
    <w:rsid w:val="00F00189"/>
    <w:rsid w:val="00F02570"/>
    <w:rsid w:val="00F04841"/>
    <w:rsid w:val="00F10D77"/>
    <w:rsid w:val="00F127DD"/>
    <w:rsid w:val="00F12D5F"/>
    <w:rsid w:val="00F14B29"/>
    <w:rsid w:val="00F15A2E"/>
    <w:rsid w:val="00F16B7A"/>
    <w:rsid w:val="00F24146"/>
    <w:rsid w:val="00F24722"/>
    <w:rsid w:val="00F33141"/>
    <w:rsid w:val="00F355EE"/>
    <w:rsid w:val="00F35BE1"/>
    <w:rsid w:val="00F35F6A"/>
    <w:rsid w:val="00F4392F"/>
    <w:rsid w:val="00F5150E"/>
    <w:rsid w:val="00F529DA"/>
    <w:rsid w:val="00F52B67"/>
    <w:rsid w:val="00F52EB3"/>
    <w:rsid w:val="00F53187"/>
    <w:rsid w:val="00F57EF1"/>
    <w:rsid w:val="00F6590E"/>
    <w:rsid w:val="00F66D2B"/>
    <w:rsid w:val="00F75E26"/>
    <w:rsid w:val="00F8309C"/>
    <w:rsid w:val="00F83169"/>
    <w:rsid w:val="00F85D90"/>
    <w:rsid w:val="00F87390"/>
    <w:rsid w:val="00F926BD"/>
    <w:rsid w:val="00F96983"/>
    <w:rsid w:val="00FA02F6"/>
    <w:rsid w:val="00FB0841"/>
    <w:rsid w:val="00FB6714"/>
    <w:rsid w:val="00FC0BB2"/>
    <w:rsid w:val="00FC265A"/>
    <w:rsid w:val="00FC3589"/>
    <w:rsid w:val="00FC3D59"/>
    <w:rsid w:val="00FD21B5"/>
    <w:rsid w:val="00FD435C"/>
    <w:rsid w:val="00FD69C4"/>
    <w:rsid w:val="01DD80DF"/>
    <w:rsid w:val="0261BE50"/>
    <w:rsid w:val="02AEFFAF"/>
    <w:rsid w:val="0303B408"/>
    <w:rsid w:val="0304CEAF"/>
    <w:rsid w:val="0316B81F"/>
    <w:rsid w:val="0364FE91"/>
    <w:rsid w:val="039DCE06"/>
    <w:rsid w:val="0416568D"/>
    <w:rsid w:val="05EEF1C3"/>
    <w:rsid w:val="060140FC"/>
    <w:rsid w:val="065BA2E2"/>
    <w:rsid w:val="06A3B2DE"/>
    <w:rsid w:val="06F8CB79"/>
    <w:rsid w:val="0705BC51"/>
    <w:rsid w:val="07E4E275"/>
    <w:rsid w:val="0853CC9F"/>
    <w:rsid w:val="0869FC55"/>
    <w:rsid w:val="0996B6F3"/>
    <w:rsid w:val="09E15AAD"/>
    <w:rsid w:val="0A4AFEAC"/>
    <w:rsid w:val="0A6CBA08"/>
    <w:rsid w:val="0ACD1AE2"/>
    <w:rsid w:val="0B07CAFF"/>
    <w:rsid w:val="0B29A810"/>
    <w:rsid w:val="0BCD811C"/>
    <w:rsid w:val="0BCE5913"/>
    <w:rsid w:val="0C3BDFD9"/>
    <w:rsid w:val="0C58F040"/>
    <w:rsid w:val="0CC4E82F"/>
    <w:rsid w:val="0F30F54F"/>
    <w:rsid w:val="0FA9C9B3"/>
    <w:rsid w:val="0FE7EBBC"/>
    <w:rsid w:val="102625EC"/>
    <w:rsid w:val="102E0EF8"/>
    <w:rsid w:val="10A1FDFE"/>
    <w:rsid w:val="10EAB5E2"/>
    <w:rsid w:val="1163FF75"/>
    <w:rsid w:val="11D6F4CC"/>
    <w:rsid w:val="11F479DA"/>
    <w:rsid w:val="12071951"/>
    <w:rsid w:val="1240F237"/>
    <w:rsid w:val="136EE7BA"/>
    <w:rsid w:val="15278E05"/>
    <w:rsid w:val="156E54F5"/>
    <w:rsid w:val="1597162C"/>
    <w:rsid w:val="15AA61F5"/>
    <w:rsid w:val="16D0B0DD"/>
    <w:rsid w:val="17AE344A"/>
    <w:rsid w:val="17FF0F02"/>
    <w:rsid w:val="1854BF71"/>
    <w:rsid w:val="197730A4"/>
    <w:rsid w:val="198396C8"/>
    <w:rsid w:val="199011FD"/>
    <w:rsid w:val="1A18CF90"/>
    <w:rsid w:val="1ACD0D42"/>
    <w:rsid w:val="1B12179B"/>
    <w:rsid w:val="1B55EAFF"/>
    <w:rsid w:val="1B5906F2"/>
    <w:rsid w:val="1CA45A19"/>
    <w:rsid w:val="1DA55E88"/>
    <w:rsid w:val="1DAB568A"/>
    <w:rsid w:val="1DD9964C"/>
    <w:rsid w:val="1DE8F02A"/>
    <w:rsid w:val="1E2C1907"/>
    <w:rsid w:val="1E69E487"/>
    <w:rsid w:val="1F04B627"/>
    <w:rsid w:val="1F9A2E06"/>
    <w:rsid w:val="1FE91C90"/>
    <w:rsid w:val="2049BEA8"/>
    <w:rsid w:val="20A6C534"/>
    <w:rsid w:val="2109F523"/>
    <w:rsid w:val="217CF72C"/>
    <w:rsid w:val="2192A654"/>
    <w:rsid w:val="2241CCEE"/>
    <w:rsid w:val="23149854"/>
    <w:rsid w:val="23296EC6"/>
    <w:rsid w:val="2380F257"/>
    <w:rsid w:val="23B7675B"/>
    <w:rsid w:val="241E8F45"/>
    <w:rsid w:val="26679D18"/>
    <w:rsid w:val="26F6DDFB"/>
    <w:rsid w:val="2703FC69"/>
    <w:rsid w:val="2751CB42"/>
    <w:rsid w:val="277B9D1E"/>
    <w:rsid w:val="2853248F"/>
    <w:rsid w:val="2896D985"/>
    <w:rsid w:val="28E879AB"/>
    <w:rsid w:val="28ED26C8"/>
    <w:rsid w:val="2A21095D"/>
    <w:rsid w:val="2A54A85C"/>
    <w:rsid w:val="2AB46E40"/>
    <w:rsid w:val="2B5B9E97"/>
    <w:rsid w:val="2BCDD786"/>
    <w:rsid w:val="2C2F06A1"/>
    <w:rsid w:val="2C44251A"/>
    <w:rsid w:val="2C4D9BAE"/>
    <w:rsid w:val="2C7B52C4"/>
    <w:rsid w:val="2CC540AB"/>
    <w:rsid w:val="2CFEA4BB"/>
    <w:rsid w:val="2D13123E"/>
    <w:rsid w:val="2E3CFE33"/>
    <w:rsid w:val="2E4D2B25"/>
    <w:rsid w:val="2E535F3B"/>
    <w:rsid w:val="2E7218D5"/>
    <w:rsid w:val="2E841F05"/>
    <w:rsid w:val="2F2A0193"/>
    <w:rsid w:val="2F72FE40"/>
    <w:rsid w:val="2FA10B0F"/>
    <w:rsid w:val="301111D6"/>
    <w:rsid w:val="30663750"/>
    <w:rsid w:val="30AD68ED"/>
    <w:rsid w:val="30EFB70E"/>
    <w:rsid w:val="30FA5B7F"/>
    <w:rsid w:val="310DA0AE"/>
    <w:rsid w:val="31303AB9"/>
    <w:rsid w:val="331B78A5"/>
    <w:rsid w:val="334C31D0"/>
    <w:rsid w:val="33CC7552"/>
    <w:rsid w:val="350383FB"/>
    <w:rsid w:val="3605387B"/>
    <w:rsid w:val="380DF846"/>
    <w:rsid w:val="3936E055"/>
    <w:rsid w:val="3994ABD7"/>
    <w:rsid w:val="39C59963"/>
    <w:rsid w:val="3A285B3E"/>
    <w:rsid w:val="3A2A156D"/>
    <w:rsid w:val="3AC55E94"/>
    <w:rsid w:val="3AD969A6"/>
    <w:rsid w:val="3B69941B"/>
    <w:rsid w:val="3C33A44B"/>
    <w:rsid w:val="3CBFEF4D"/>
    <w:rsid w:val="3D009B93"/>
    <w:rsid w:val="3DABCF08"/>
    <w:rsid w:val="3DD64666"/>
    <w:rsid w:val="3E847538"/>
    <w:rsid w:val="3EE79BEB"/>
    <w:rsid w:val="3F621FB0"/>
    <w:rsid w:val="404AE6D2"/>
    <w:rsid w:val="40D42C5C"/>
    <w:rsid w:val="41E6CD62"/>
    <w:rsid w:val="440D88D5"/>
    <w:rsid w:val="4439521F"/>
    <w:rsid w:val="449EFE02"/>
    <w:rsid w:val="45A8CF52"/>
    <w:rsid w:val="464C285A"/>
    <w:rsid w:val="469CDF1D"/>
    <w:rsid w:val="4703144F"/>
    <w:rsid w:val="472F70A8"/>
    <w:rsid w:val="47B75A20"/>
    <w:rsid w:val="48607725"/>
    <w:rsid w:val="49500EC0"/>
    <w:rsid w:val="49CCA0DC"/>
    <w:rsid w:val="4AF45F6E"/>
    <w:rsid w:val="4B3C5785"/>
    <w:rsid w:val="4B81101E"/>
    <w:rsid w:val="4C4AD4BF"/>
    <w:rsid w:val="4C96B71B"/>
    <w:rsid w:val="4D884A0D"/>
    <w:rsid w:val="4DB471EF"/>
    <w:rsid w:val="4E1E18A9"/>
    <w:rsid w:val="4EC544E6"/>
    <w:rsid w:val="4EC98541"/>
    <w:rsid w:val="502B1ED8"/>
    <w:rsid w:val="514F97C0"/>
    <w:rsid w:val="52E7369F"/>
    <w:rsid w:val="52E85583"/>
    <w:rsid w:val="53FC981D"/>
    <w:rsid w:val="54515B9E"/>
    <w:rsid w:val="546DC939"/>
    <w:rsid w:val="54770C2B"/>
    <w:rsid w:val="5576E50E"/>
    <w:rsid w:val="55A9D322"/>
    <w:rsid w:val="5985287D"/>
    <w:rsid w:val="599A137F"/>
    <w:rsid w:val="59CFA646"/>
    <w:rsid w:val="59F4ACFE"/>
    <w:rsid w:val="5ADFFB77"/>
    <w:rsid w:val="5B2BA517"/>
    <w:rsid w:val="5B5101DF"/>
    <w:rsid w:val="5B8794DE"/>
    <w:rsid w:val="5B9DBC38"/>
    <w:rsid w:val="5D35A2B5"/>
    <w:rsid w:val="5DD2B3E7"/>
    <w:rsid w:val="5E532018"/>
    <w:rsid w:val="5EC8266D"/>
    <w:rsid w:val="5FB40926"/>
    <w:rsid w:val="601AD6AE"/>
    <w:rsid w:val="6051FC84"/>
    <w:rsid w:val="60690563"/>
    <w:rsid w:val="60A14CD3"/>
    <w:rsid w:val="60EE8677"/>
    <w:rsid w:val="61DD04F5"/>
    <w:rsid w:val="6280CFBC"/>
    <w:rsid w:val="6295B939"/>
    <w:rsid w:val="64466AFF"/>
    <w:rsid w:val="65884FF9"/>
    <w:rsid w:val="65C7541F"/>
    <w:rsid w:val="6647C3D4"/>
    <w:rsid w:val="66BE5B70"/>
    <w:rsid w:val="66DAC606"/>
    <w:rsid w:val="66E6B5D6"/>
    <w:rsid w:val="6760E883"/>
    <w:rsid w:val="67CF79BF"/>
    <w:rsid w:val="681E4A9A"/>
    <w:rsid w:val="689906DD"/>
    <w:rsid w:val="69923466"/>
    <w:rsid w:val="69D7F78D"/>
    <w:rsid w:val="69EFA71A"/>
    <w:rsid w:val="6A069406"/>
    <w:rsid w:val="6A7063AE"/>
    <w:rsid w:val="6AC62EA7"/>
    <w:rsid w:val="6B0E5A07"/>
    <w:rsid w:val="6B83037C"/>
    <w:rsid w:val="6C8D802F"/>
    <w:rsid w:val="6E8139E0"/>
    <w:rsid w:val="6EBF02B5"/>
    <w:rsid w:val="6F358878"/>
    <w:rsid w:val="6FDF141A"/>
    <w:rsid w:val="6FE73C5C"/>
    <w:rsid w:val="70820BC7"/>
    <w:rsid w:val="711F3136"/>
    <w:rsid w:val="71D5ACE5"/>
    <w:rsid w:val="728AB021"/>
    <w:rsid w:val="73600D0B"/>
    <w:rsid w:val="74ECC677"/>
    <w:rsid w:val="751D2027"/>
    <w:rsid w:val="75CBB5A9"/>
    <w:rsid w:val="771D2945"/>
    <w:rsid w:val="775060A5"/>
    <w:rsid w:val="77AA8E24"/>
    <w:rsid w:val="78631317"/>
    <w:rsid w:val="795B517F"/>
    <w:rsid w:val="7979E796"/>
    <w:rsid w:val="79D3D5F8"/>
    <w:rsid w:val="79F3CDBF"/>
    <w:rsid w:val="7AFDD448"/>
    <w:rsid w:val="7B1498F6"/>
    <w:rsid w:val="7BD578CC"/>
    <w:rsid w:val="7BFA3E4A"/>
    <w:rsid w:val="7CBC66EC"/>
    <w:rsid w:val="7D0EA77F"/>
    <w:rsid w:val="7DA40BE4"/>
    <w:rsid w:val="7DA740C3"/>
    <w:rsid w:val="7DCB633D"/>
    <w:rsid w:val="7E2B6D08"/>
    <w:rsid w:val="7F1246AB"/>
    <w:rsid w:val="7F3627FA"/>
    <w:rsid w:val="7F9E3C2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F82E2"/>
  <w15:chartTrackingRefBased/>
  <w15:docId w15:val="{75710EF4-E3C7-482C-95DD-8D5CD105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E1E"/>
    <w:rPr>
      <w:rFonts w:eastAsiaTheme="majorEastAsia" w:cstheme="majorBidi"/>
      <w:color w:val="272727" w:themeColor="text1" w:themeTint="D8"/>
    </w:rPr>
  </w:style>
  <w:style w:type="paragraph" w:styleId="Title">
    <w:name w:val="Title"/>
    <w:basedOn w:val="Normal"/>
    <w:next w:val="Normal"/>
    <w:link w:val="TitleChar"/>
    <w:uiPriority w:val="10"/>
    <w:qFormat/>
    <w:rsid w:val="009D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E1E"/>
    <w:pPr>
      <w:spacing w:before="160"/>
      <w:jc w:val="center"/>
    </w:pPr>
    <w:rPr>
      <w:i/>
      <w:iCs/>
      <w:color w:val="404040" w:themeColor="text1" w:themeTint="BF"/>
    </w:rPr>
  </w:style>
  <w:style w:type="character" w:customStyle="1" w:styleId="QuoteChar">
    <w:name w:val="Quote Char"/>
    <w:basedOn w:val="DefaultParagraphFont"/>
    <w:link w:val="Quote"/>
    <w:uiPriority w:val="29"/>
    <w:rsid w:val="009D6E1E"/>
    <w:rPr>
      <w:i/>
      <w:iCs/>
      <w:color w:val="404040" w:themeColor="text1" w:themeTint="BF"/>
    </w:rPr>
  </w:style>
  <w:style w:type="paragraph" w:styleId="ListParagraph">
    <w:name w:val="List Paragraph"/>
    <w:basedOn w:val="Normal"/>
    <w:uiPriority w:val="34"/>
    <w:qFormat/>
    <w:rsid w:val="009D6E1E"/>
    <w:pPr>
      <w:ind w:left="720"/>
      <w:contextualSpacing/>
    </w:pPr>
  </w:style>
  <w:style w:type="character" w:styleId="IntenseEmphasis">
    <w:name w:val="Intense Emphasis"/>
    <w:basedOn w:val="DefaultParagraphFont"/>
    <w:uiPriority w:val="21"/>
    <w:qFormat/>
    <w:rsid w:val="009D6E1E"/>
    <w:rPr>
      <w:i/>
      <w:iCs/>
      <w:color w:val="0F4761" w:themeColor="accent1" w:themeShade="BF"/>
    </w:rPr>
  </w:style>
  <w:style w:type="paragraph" w:styleId="IntenseQuote">
    <w:name w:val="Intense Quote"/>
    <w:basedOn w:val="Normal"/>
    <w:next w:val="Normal"/>
    <w:link w:val="IntenseQuoteChar"/>
    <w:uiPriority w:val="30"/>
    <w:qFormat/>
    <w:rsid w:val="009D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E1E"/>
    <w:rPr>
      <w:i/>
      <w:iCs/>
      <w:color w:val="0F4761" w:themeColor="accent1" w:themeShade="BF"/>
    </w:rPr>
  </w:style>
  <w:style w:type="character" w:styleId="IntenseReference">
    <w:name w:val="Intense Reference"/>
    <w:basedOn w:val="DefaultParagraphFont"/>
    <w:uiPriority w:val="32"/>
    <w:qFormat/>
    <w:rsid w:val="009D6E1E"/>
    <w:rPr>
      <w:b/>
      <w:bCs/>
      <w:smallCaps/>
      <w:color w:val="0F4761" w:themeColor="accent1" w:themeShade="BF"/>
      <w:spacing w:val="5"/>
    </w:rPr>
  </w:style>
  <w:style w:type="character" w:styleId="PlaceholderText">
    <w:name w:val="Placeholder Text"/>
    <w:basedOn w:val="DefaultParagraphFont"/>
    <w:uiPriority w:val="99"/>
    <w:semiHidden/>
    <w:rsid w:val="00F96983"/>
    <w:rPr>
      <w:color w:val="666666"/>
    </w:rPr>
  </w:style>
  <w:style w:type="paragraph" w:customStyle="1" w:styleId="EndNoteBibliographyTitle">
    <w:name w:val="EndNote Bibliography Title"/>
    <w:basedOn w:val="Normal"/>
    <w:link w:val="EndNoteBibliographyTitleChar"/>
    <w:rsid w:val="005075F4"/>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5075F4"/>
    <w:rPr>
      <w:rFonts w:ascii="Aptos" w:hAnsi="Aptos"/>
      <w:noProof/>
      <w:lang w:val="en-US"/>
    </w:rPr>
  </w:style>
  <w:style w:type="paragraph" w:customStyle="1" w:styleId="EndNoteBibliography">
    <w:name w:val="EndNote Bibliography"/>
    <w:basedOn w:val="Normal"/>
    <w:link w:val="EndNoteBibliographyChar"/>
    <w:rsid w:val="005075F4"/>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5075F4"/>
    <w:rPr>
      <w:rFonts w:ascii="Aptos" w:hAnsi="Aptos"/>
      <w:noProof/>
      <w:lang w:val="en-US"/>
    </w:rPr>
  </w:style>
  <w:style w:type="character" w:styleId="Hyperlink">
    <w:name w:val="Hyperlink"/>
    <w:basedOn w:val="DefaultParagraphFont"/>
    <w:uiPriority w:val="99"/>
    <w:unhideWhenUsed/>
    <w:rsid w:val="005075F4"/>
    <w:rPr>
      <w:color w:val="467886" w:themeColor="hyperlink"/>
      <w:u w:val="single"/>
    </w:rPr>
  </w:style>
  <w:style w:type="character" w:styleId="UnresolvedMention">
    <w:name w:val="Unresolved Mention"/>
    <w:basedOn w:val="DefaultParagraphFont"/>
    <w:uiPriority w:val="99"/>
    <w:semiHidden/>
    <w:unhideWhenUsed/>
    <w:rsid w:val="005075F4"/>
    <w:rPr>
      <w:color w:val="605E5C"/>
      <w:shd w:val="clear" w:color="auto" w:fill="E1DFDD"/>
    </w:rPr>
  </w:style>
  <w:style w:type="paragraph" w:styleId="NormalWeb">
    <w:name w:val="Normal (Web)"/>
    <w:basedOn w:val="Normal"/>
    <w:uiPriority w:val="99"/>
    <w:semiHidden/>
    <w:unhideWhenUsed/>
    <w:rsid w:val="000854F8"/>
    <w:rPr>
      <w:rFonts w:ascii="Times New Roman" w:hAnsi="Times New Roman" w:cs="Times New Roman"/>
      <w:sz w:val="24"/>
      <w:szCs w:val="24"/>
    </w:rPr>
  </w:style>
  <w:style w:type="paragraph" w:styleId="Header">
    <w:name w:val="header"/>
    <w:basedOn w:val="Normal"/>
    <w:link w:val="HeaderChar"/>
    <w:uiPriority w:val="99"/>
    <w:unhideWhenUsed/>
    <w:rsid w:val="00083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6E3"/>
  </w:style>
  <w:style w:type="paragraph" w:styleId="Footer">
    <w:name w:val="footer"/>
    <w:basedOn w:val="Normal"/>
    <w:link w:val="FooterChar"/>
    <w:uiPriority w:val="99"/>
    <w:unhideWhenUsed/>
    <w:rsid w:val="00083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6E3"/>
  </w:style>
  <w:style w:type="paragraph" w:styleId="TOCHeading">
    <w:name w:val="TOC Heading"/>
    <w:basedOn w:val="Heading1"/>
    <w:next w:val="Normal"/>
    <w:uiPriority w:val="39"/>
    <w:unhideWhenUsed/>
    <w:qFormat/>
    <w:rsid w:val="00C176F2"/>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C176F2"/>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C176F2"/>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C176F2"/>
    <w:pPr>
      <w:spacing w:after="100"/>
      <w:ind w:left="440"/>
    </w:pPr>
    <w:rPr>
      <w:rFonts w:eastAsiaTheme="minorEastAsia" w:cs="Times New Roman"/>
      <w:kern w:val="0"/>
      <w:lang w:eastAsia="en-GB"/>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B230F"/>
    <w:pPr>
      <w:spacing w:after="0" w:line="240" w:lineRule="auto"/>
    </w:pPr>
  </w:style>
  <w:style w:type="paragraph" w:styleId="CommentSubject">
    <w:name w:val="annotation subject"/>
    <w:basedOn w:val="CommentText"/>
    <w:next w:val="CommentText"/>
    <w:link w:val="CommentSubjectChar"/>
    <w:uiPriority w:val="99"/>
    <w:semiHidden/>
    <w:unhideWhenUsed/>
    <w:rsid w:val="006B230F"/>
    <w:rPr>
      <w:b/>
      <w:bCs/>
    </w:rPr>
  </w:style>
  <w:style w:type="character" w:customStyle="1" w:styleId="CommentSubjectChar">
    <w:name w:val="Comment Subject Char"/>
    <w:basedOn w:val="CommentTextChar"/>
    <w:link w:val="CommentSubject"/>
    <w:uiPriority w:val="99"/>
    <w:semiHidden/>
    <w:rsid w:val="006B230F"/>
    <w:rPr>
      <w:b/>
      <w:bCs/>
      <w:sz w:val="20"/>
      <w:szCs w:val="20"/>
    </w:rPr>
  </w:style>
  <w:style w:type="paragraph" w:styleId="EndnoteText">
    <w:name w:val="endnote text"/>
    <w:basedOn w:val="Normal"/>
    <w:uiPriority w:val="99"/>
    <w:semiHidden/>
    <w:unhideWhenUsed/>
    <w:rsid w:val="5DD2B3E7"/>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233">
      <w:bodyDiv w:val="1"/>
      <w:marLeft w:val="0"/>
      <w:marRight w:val="0"/>
      <w:marTop w:val="0"/>
      <w:marBottom w:val="0"/>
      <w:divBdr>
        <w:top w:val="none" w:sz="0" w:space="0" w:color="auto"/>
        <w:left w:val="none" w:sz="0" w:space="0" w:color="auto"/>
        <w:bottom w:val="none" w:sz="0" w:space="0" w:color="auto"/>
        <w:right w:val="none" w:sz="0" w:space="0" w:color="auto"/>
      </w:divBdr>
      <w:divsChild>
        <w:div w:id="827012226">
          <w:marLeft w:val="0"/>
          <w:marRight w:val="0"/>
          <w:marTop w:val="0"/>
          <w:marBottom w:val="0"/>
          <w:divBdr>
            <w:top w:val="none" w:sz="0" w:space="0" w:color="auto"/>
            <w:left w:val="none" w:sz="0" w:space="0" w:color="auto"/>
            <w:bottom w:val="none" w:sz="0" w:space="0" w:color="auto"/>
            <w:right w:val="none" w:sz="0" w:space="0" w:color="auto"/>
          </w:divBdr>
        </w:div>
        <w:div w:id="1778450932">
          <w:marLeft w:val="0"/>
          <w:marRight w:val="0"/>
          <w:marTop w:val="0"/>
          <w:marBottom w:val="0"/>
          <w:divBdr>
            <w:top w:val="none" w:sz="0" w:space="0" w:color="auto"/>
            <w:left w:val="none" w:sz="0" w:space="0" w:color="auto"/>
            <w:bottom w:val="none" w:sz="0" w:space="0" w:color="auto"/>
            <w:right w:val="none" w:sz="0" w:space="0" w:color="auto"/>
          </w:divBdr>
        </w:div>
        <w:div w:id="1856571076">
          <w:marLeft w:val="0"/>
          <w:marRight w:val="0"/>
          <w:marTop w:val="0"/>
          <w:marBottom w:val="0"/>
          <w:divBdr>
            <w:top w:val="none" w:sz="0" w:space="0" w:color="auto"/>
            <w:left w:val="none" w:sz="0" w:space="0" w:color="auto"/>
            <w:bottom w:val="none" w:sz="0" w:space="0" w:color="auto"/>
            <w:right w:val="none" w:sz="0" w:space="0" w:color="auto"/>
          </w:divBdr>
        </w:div>
        <w:div w:id="1210798660">
          <w:marLeft w:val="0"/>
          <w:marRight w:val="0"/>
          <w:marTop w:val="0"/>
          <w:marBottom w:val="0"/>
          <w:divBdr>
            <w:top w:val="none" w:sz="0" w:space="0" w:color="auto"/>
            <w:left w:val="none" w:sz="0" w:space="0" w:color="auto"/>
            <w:bottom w:val="none" w:sz="0" w:space="0" w:color="auto"/>
            <w:right w:val="none" w:sz="0" w:space="0" w:color="auto"/>
          </w:divBdr>
        </w:div>
        <w:div w:id="798842292">
          <w:marLeft w:val="0"/>
          <w:marRight w:val="0"/>
          <w:marTop w:val="0"/>
          <w:marBottom w:val="0"/>
          <w:divBdr>
            <w:top w:val="none" w:sz="0" w:space="0" w:color="auto"/>
            <w:left w:val="none" w:sz="0" w:space="0" w:color="auto"/>
            <w:bottom w:val="none" w:sz="0" w:space="0" w:color="auto"/>
            <w:right w:val="none" w:sz="0" w:space="0" w:color="auto"/>
          </w:divBdr>
        </w:div>
        <w:div w:id="2051875015">
          <w:marLeft w:val="0"/>
          <w:marRight w:val="0"/>
          <w:marTop w:val="0"/>
          <w:marBottom w:val="0"/>
          <w:divBdr>
            <w:top w:val="none" w:sz="0" w:space="0" w:color="auto"/>
            <w:left w:val="none" w:sz="0" w:space="0" w:color="auto"/>
            <w:bottom w:val="none" w:sz="0" w:space="0" w:color="auto"/>
            <w:right w:val="none" w:sz="0" w:space="0" w:color="auto"/>
          </w:divBdr>
        </w:div>
        <w:div w:id="745372891">
          <w:marLeft w:val="0"/>
          <w:marRight w:val="0"/>
          <w:marTop w:val="0"/>
          <w:marBottom w:val="0"/>
          <w:divBdr>
            <w:top w:val="none" w:sz="0" w:space="0" w:color="auto"/>
            <w:left w:val="none" w:sz="0" w:space="0" w:color="auto"/>
            <w:bottom w:val="none" w:sz="0" w:space="0" w:color="auto"/>
            <w:right w:val="none" w:sz="0" w:space="0" w:color="auto"/>
          </w:divBdr>
        </w:div>
      </w:divsChild>
    </w:div>
    <w:div w:id="18356492">
      <w:bodyDiv w:val="1"/>
      <w:marLeft w:val="0"/>
      <w:marRight w:val="0"/>
      <w:marTop w:val="0"/>
      <w:marBottom w:val="0"/>
      <w:divBdr>
        <w:top w:val="none" w:sz="0" w:space="0" w:color="auto"/>
        <w:left w:val="none" w:sz="0" w:space="0" w:color="auto"/>
        <w:bottom w:val="none" w:sz="0" w:space="0" w:color="auto"/>
        <w:right w:val="none" w:sz="0" w:space="0" w:color="auto"/>
      </w:divBdr>
      <w:divsChild>
        <w:div w:id="796215369">
          <w:marLeft w:val="0"/>
          <w:marRight w:val="0"/>
          <w:marTop w:val="0"/>
          <w:marBottom w:val="0"/>
          <w:divBdr>
            <w:top w:val="none" w:sz="0" w:space="0" w:color="auto"/>
            <w:left w:val="none" w:sz="0" w:space="0" w:color="auto"/>
            <w:bottom w:val="none" w:sz="0" w:space="0" w:color="auto"/>
            <w:right w:val="none" w:sz="0" w:space="0" w:color="auto"/>
          </w:divBdr>
        </w:div>
        <w:div w:id="1362902029">
          <w:marLeft w:val="0"/>
          <w:marRight w:val="0"/>
          <w:marTop w:val="0"/>
          <w:marBottom w:val="0"/>
          <w:divBdr>
            <w:top w:val="none" w:sz="0" w:space="0" w:color="auto"/>
            <w:left w:val="none" w:sz="0" w:space="0" w:color="auto"/>
            <w:bottom w:val="none" w:sz="0" w:space="0" w:color="auto"/>
            <w:right w:val="none" w:sz="0" w:space="0" w:color="auto"/>
          </w:divBdr>
        </w:div>
        <w:div w:id="2048407121">
          <w:marLeft w:val="0"/>
          <w:marRight w:val="0"/>
          <w:marTop w:val="0"/>
          <w:marBottom w:val="0"/>
          <w:divBdr>
            <w:top w:val="none" w:sz="0" w:space="0" w:color="auto"/>
            <w:left w:val="none" w:sz="0" w:space="0" w:color="auto"/>
            <w:bottom w:val="none" w:sz="0" w:space="0" w:color="auto"/>
            <w:right w:val="none" w:sz="0" w:space="0" w:color="auto"/>
          </w:divBdr>
        </w:div>
        <w:div w:id="1088847748">
          <w:marLeft w:val="0"/>
          <w:marRight w:val="0"/>
          <w:marTop w:val="0"/>
          <w:marBottom w:val="0"/>
          <w:divBdr>
            <w:top w:val="none" w:sz="0" w:space="0" w:color="auto"/>
            <w:left w:val="none" w:sz="0" w:space="0" w:color="auto"/>
            <w:bottom w:val="none" w:sz="0" w:space="0" w:color="auto"/>
            <w:right w:val="none" w:sz="0" w:space="0" w:color="auto"/>
          </w:divBdr>
        </w:div>
        <w:div w:id="1912156200">
          <w:marLeft w:val="0"/>
          <w:marRight w:val="0"/>
          <w:marTop w:val="0"/>
          <w:marBottom w:val="0"/>
          <w:divBdr>
            <w:top w:val="none" w:sz="0" w:space="0" w:color="auto"/>
            <w:left w:val="none" w:sz="0" w:space="0" w:color="auto"/>
            <w:bottom w:val="none" w:sz="0" w:space="0" w:color="auto"/>
            <w:right w:val="none" w:sz="0" w:space="0" w:color="auto"/>
          </w:divBdr>
        </w:div>
      </w:divsChild>
    </w:div>
    <w:div w:id="375737414">
      <w:bodyDiv w:val="1"/>
      <w:marLeft w:val="0"/>
      <w:marRight w:val="0"/>
      <w:marTop w:val="0"/>
      <w:marBottom w:val="0"/>
      <w:divBdr>
        <w:top w:val="none" w:sz="0" w:space="0" w:color="auto"/>
        <w:left w:val="none" w:sz="0" w:space="0" w:color="auto"/>
        <w:bottom w:val="none" w:sz="0" w:space="0" w:color="auto"/>
        <w:right w:val="none" w:sz="0" w:space="0" w:color="auto"/>
      </w:divBdr>
      <w:divsChild>
        <w:div w:id="820006412">
          <w:marLeft w:val="0"/>
          <w:marRight w:val="0"/>
          <w:marTop w:val="0"/>
          <w:marBottom w:val="0"/>
          <w:divBdr>
            <w:top w:val="none" w:sz="0" w:space="0" w:color="auto"/>
            <w:left w:val="none" w:sz="0" w:space="0" w:color="auto"/>
            <w:bottom w:val="none" w:sz="0" w:space="0" w:color="auto"/>
            <w:right w:val="none" w:sz="0" w:space="0" w:color="auto"/>
          </w:divBdr>
        </w:div>
        <w:div w:id="5405990">
          <w:marLeft w:val="0"/>
          <w:marRight w:val="0"/>
          <w:marTop w:val="0"/>
          <w:marBottom w:val="0"/>
          <w:divBdr>
            <w:top w:val="none" w:sz="0" w:space="0" w:color="auto"/>
            <w:left w:val="none" w:sz="0" w:space="0" w:color="auto"/>
            <w:bottom w:val="none" w:sz="0" w:space="0" w:color="auto"/>
            <w:right w:val="none" w:sz="0" w:space="0" w:color="auto"/>
          </w:divBdr>
        </w:div>
        <w:div w:id="1870491000">
          <w:marLeft w:val="0"/>
          <w:marRight w:val="0"/>
          <w:marTop w:val="0"/>
          <w:marBottom w:val="0"/>
          <w:divBdr>
            <w:top w:val="none" w:sz="0" w:space="0" w:color="auto"/>
            <w:left w:val="none" w:sz="0" w:space="0" w:color="auto"/>
            <w:bottom w:val="none" w:sz="0" w:space="0" w:color="auto"/>
            <w:right w:val="none" w:sz="0" w:space="0" w:color="auto"/>
          </w:divBdr>
        </w:div>
        <w:div w:id="822815377">
          <w:marLeft w:val="0"/>
          <w:marRight w:val="0"/>
          <w:marTop w:val="0"/>
          <w:marBottom w:val="0"/>
          <w:divBdr>
            <w:top w:val="none" w:sz="0" w:space="0" w:color="auto"/>
            <w:left w:val="none" w:sz="0" w:space="0" w:color="auto"/>
            <w:bottom w:val="none" w:sz="0" w:space="0" w:color="auto"/>
            <w:right w:val="none" w:sz="0" w:space="0" w:color="auto"/>
          </w:divBdr>
        </w:div>
      </w:divsChild>
    </w:div>
    <w:div w:id="721441564">
      <w:bodyDiv w:val="1"/>
      <w:marLeft w:val="0"/>
      <w:marRight w:val="0"/>
      <w:marTop w:val="0"/>
      <w:marBottom w:val="0"/>
      <w:divBdr>
        <w:top w:val="none" w:sz="0" w:space="0" w:color="auto"/>
        <w:left w:val="none" w:sz="0" w:space="0" w:color="auto"/>
        <w:bottom w:val="none" w:sz="0" w:space="0" w:color="auto"/>
        <w:right w:val="none" w:sz="0" w:space="0" w:color="auto"/>
      </w:divBdr>
      <w:divsChild>
        <w:div w:id="1596549332">
          <w:marLeft w:val="0"/>
          <w:marRight w:val="0"/>
          <w:marTop w:val="0"/>
          <w:marBottom w:val="0"/>
          <w:divBdr>
            <w:top w:val="none" w:sz="0" w:space="0" w:color="auto"/>
            <w:left w:val="none" w:sz="0" w:space="0" w:color="auto"/>
            <w:bottom w:val="none" w:sz="0" w:space="0" w:color="auto"/>
            <w:right w:val="none" w:sz="0" w:space="0" w:color="auto"/>
          </w:divBdr>
          <w:divsChild>
            <w:div w:id="1783375797">
              <w:marLeft w:val="0"/>
              <w:marRight w:val="0"/>
              <w:marTop w:val="0"/>
              <w:marBottom w:val="0"/>
              <w:divBdr>
                <w:top w:val="none" w:sz="0" w:space="0" w:color="auto"/>
                <w:left w:val="none" w:sz="0" w:space="0" w:color="auto"/>
                <w:bottom w:val="none" w:sz="0" w:space="0" w:color="auto"/>
                <w:right w:val="none" w:sz="0" w:space="0" w:color="auto"/>
              </w:divBdr>
              <w:divsChild>
                <w:div w:id="14694160">
                  <w:marLeft w:val="0"/>
                  <w:marRight w:val="0"/>
                  <w:marTop w:val="0"/>
                  <w:marBottom w:val="0"/>
                  <w:divBdr>
                    <w:top w:val="none" w:sz="0" w:space="0" w:color="auto"/>
                    <w:left w:val="none" w:sz="0" w:space="0" w:color="auto"/>
                    <w:bottom w:val="none" w:sz="0" w:space="0" w:color="auto"/>
                    <w:right w:val="none" w:sz="0" w:space="0" w:color="auto"/>
                  </w:divBdr>
                  <w:divsChild>
                    <w:div w:id="468330702">
                      <w:marLeft w:val="0"/>
                      <w:marRight w:val="0"/>
                      <w:marTop w:val="0"/>
                      <w:marBottom w:val="0"/>
                      <w:divBdr>
                        <w:top w:val="none" w:sz="0" w:space="0" w:color="auto"/>
                        <w:left w:val="none" w:sz="0" w:space="0" w:color="auto"/>
                        <w:bottom w:val="none" w:sz="0" w:space="0" w:color="auto"/>
                        <w:right w:val="none" w:sz="0" w:space="0" w:color="auto"/>
                      </w:divBdr>
                      <w:divsChild>
                        <w:div w:id="296565925">
                          <w:marLeft w:val="0"/>
                          <w:marRight w:val="0"/>
                          <w:marTop w:val="0"/>
                          <w:marBottom w:val="0"/>
                          <w:divBdr>
                            <w:top w:val="none" w:sz="0" w:space="0" w:color="auto"/>
                            <w:left w:val="none" w:sz="0" w:space="0" w:color="auto"/>
                            <w:bottom w:val="none" w:sz="0" w:space="0" w:color="auto"/>
                            <w:right w:val="none" w:sz="0" w:space="0" w:color="auto"/>
                          </w:divBdr>
                          <w:divsChild>
                            <w:div w:id="6816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71891">
      <w:bodyDiv w:val="1"/>
      <w:marLeft w:val="0"/>
      <w:marRight w:val="0"/>
      <w:marTop w:val="0"/>
      <w:marBottom w:val="0"/>
      <w:divBdr>
        <w:top w:val="none" w:sz="0" w:space="0" w:color="auto"/>
        <w:left w:val="none" w:sz="0" w:space="0" w:color="auto"/>
        <w:bottom w:val="none" w:sz="0" w:space="0" w:color="auto"/>
        <w:right w:val="none" w:sz="0" w:space="0" w:color="auto"/>
      </w:divBdr>
      <w:divsChild>
        <w:div w:id="253827215">
          <w:marLeft w:val="0"/>
          <w:marRight w:val="0"/>
          <w:marTop w:val="0"/>
          <w:marBottom w:val="0"/>
          <w:divBdr>
            <w:top w:val="none" w:sz="0" w:space="0" w:color="auto"/>
            <w:left w:val="none" w:sz="0" w:space="0" w:color="auto"/>
            <w:bottom w:val="none" w:sz="0" w:space="0" w:color="auto"/>
            <w:right w:val="none" w:sz="0" w:space="0" w:color="auto"/>
          </w:divBdr>
          <w:divsChild>
            <w:div w:id="1627811985">
              <w:marLeft w:val="0"/>
              <w:marRight w:val="0"/>
              <w:marTop w:val="0"/>
              <w:marBottom w:val="0"/>
              <w:divBdr>
                <w:top w:val="none" w:sz="0" w:space="0" w:color="auto"/>
                <w:left w:val="none" w:sz="0" w:space="0" w:color="auto"/>
                <w:bottom w:val="none" w:sz="0" w:space="0" w:color="auto"/>
                <w:right w:val="none" w:sz="0" w:space="0" w:color="auto"/>
              </w:divBdr>
              <w:divsChild>
                <w:div w:id="177818185">
                  <w:marLeft w:val="0"/>
                  <w:marRight w:val="0"/>
                  <w:marTop w:val="0"/>
                  <w:marBottom w:val="0"/>
                  <w:divBdr>
                    <w:top w:val="none" w:sz="0" w:space="0" w:color="auto"/>
                    <w:left w:val="none" w:sz="0" w:space="0" w:color="auto"/>
                    <w:bottom w:val="none" w:sz="0" w:space="0" w:color="auto"/>
                    <w:right w:val="none" w:sz="0" w:space="0" w:color="auto"/>
                  </w:divBdr>
                  <w:divsChild>
                    <w:div w:id="1344556535">
                      <w:marLeft w:val="0"/>
                      <w:marRight w:val="0"/>
                      <w:marTop w:val="0"/>
                      <w:marBottom w:val="0"/>
                      <w:divBdr>
                        <w:top w:val="none" w:sz="0" w:space="0" w:color="auto"/>
                        <w:left w:val="none" w:sz="0" w:space="0" w:color="auto"/>
                        <w:bottom w:val="none" w:sz="0" w:space="0" w:color="auto"/>
                        <w:right w:val="none" w:sz="0" w:space="0" w:color="auto"/>
                      </w:divBdr>
                      <w:divsChild>
                        <w:div w:id="2105345030">
                          <w:marLeft w:val="0"/>
                          <w:marRight w:val="0"/>
                          <w:marTop w:val="0"/>
                          <w:marBottom w:val="0"/>
                          <w:divBdr>
                            <w:top w:val="none" w:sz="0" w:space="0" w:color="auto"/>
                            <w:left w:val="none" w:sz="0" w:space="0" w:color="auto"/>
                            <w:bottom w:val="none" w:sz="0" w:space="0" w:color="auto"/>
                            <w:right w:val="none" w:sz="0" w:space="0" w:color="auto"/>
                          </w:divBdr>
                          <w:divsChild>
                            <w:div w:id="16606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437004">
      <w:bodyDiv w:val="1"/>
      <w:marLeft w:val="0"/>
      <w:marRight w:val="0"/>
      <w:marTop w:val="0"/>
      <w:marBottom w:val="0"/>
      <w:divBdr>
        <w:top w:val="none" w:sz="0" w:space="0" w:color="auto"/>
        <w:left w:val="none" w:sz="0" w:space="0" w:color="auto"/>
        <w:bottom w:val="none" w:sz="0" w:space="0" w:color="auto"/>
        <w:right w:val="none" w:sz="0" w:space="0" w:color="auto"/>
      </w:divBdr>
      <w:divsChild>
        <w:div w:id="2040618447">
          <w:marLeft w:val="0"/>
          <w:marRight w:val="0"/>
          <w:marTop w:val="0"/>
          <w:marBottom w:val="0"/>
          <w:divBdr>
            <w:top w:val="none" w:sz="0" w:space="0" w:color="auto"/>
            <w:left w:val="none" w:sz="0" w:space="0" w:color="auto"/>
            <w:bottom w:val="none" w:sz="0" w:space="0" w:color="auto"/>
            <w:right w:val="none" w:sz="0" w:space="0" w:color="auto"/>
          </w:divBdr>
        </w:div>
        <w:div w:id="643774223">
          <w:marLeft w:val="0"/>
          <w:marRight w:val="0"/>
          <w:marTop w:val="0"/>
          <w:marBottom w:val="0"/>
          <w:divBdr>
            <w:top w:val="none" w:sz="0" w:space="0" w:color="auto"/>
            <w:left w:val="none" w:sz="0" w:space="0" w:color="auto"/>
            <w:bottom w:val="none" w:sz="0" w:space="0" w:color="auto"/>
            <w:right w:val="none" w:sz="0" w:space="0" w:color="auto"/>
          </w:divBdr>
        </w:div>
        <w:div w:id="1139765213">
          <w:marLeft w:val="0"/>
          <w:marRight w:val="0"/>
          <w:marTop w:val="0"/>
          <w:marBottom w:val="0"/>
          <w:divBdr>
            <w:top w:val="none" w:sz="0" w:space="0" w:color="auto"/>
            <w:left w:val="none" w:sz="0" w:space="0" w:color="auto"/>
            <w:bottom w:val="none" w:sz="0" w:space="0" w:color="auto"/>
            <w:right w:val="none" w:sz="0" w:space="0" w:color="auto"/>
          </w:divBdr>
        </w:div>
        <w:div w:id="1037394724">
          <w:marLeft w:val="0"/>
          <w:marRight w:val="0"/>
          <w:marTop w:val="0"/>
          <w:marBottom w:val="0"/>
          <w:divBdr>
            <w:top w:val="none" w:sz="0" w:space="0" w:color="auto"/>
            <w:left w:val="none" w:sz="0" w:space="0" w:color="auto"/>
            <w:bottom w:val="none" w:sz="0" w:space="0" w:color="auto"/>
            <w:right w:val="none" w:sz="0" w:space="0" w:color="auto"/>
          </w:divBdr>
        </w:div>
        <w:div w:id="1091393533">
          <w:marLeft w:val="0"/>
          <w:marRight w:val="0"/>
          <w:marTop w:val="0"/>
          <w:marBottom w:val="0"/>
          <w:divBdr>
            <w:top w:val="none" w:sz="0" w:space="0" w:color="auto"/>
            <w:left w:val="none" w:sz="0" w:space="0" w:color="auto"/>
            <w:bottom w:val="none" w:sz="0" w:space="0" w:color="auto"/>
            <w:right w:val="none" w:sz="0" w:space="0" w:color="auto"/>
          </w:divBdr>
        </w:div>
      </w:divsChild>
    </w:div>
    <w:div w:id="1202324499">
      <w:bodyDiv w:val="1"/>
      <w:marLeft w:val="0"/>
      <w:marRight w:val="0"/>
      <w:marTop w:val="0"/>
      <w:marBottom w:val="0"/>
      <w:divBdr>
        <w:top w:val="none" w:sz="0" w:space="0" w:color="auto"/>
        <w:left w:val="none" w:sz="0" w:space="0" w:color="auto"/>
        <w:bottom w:val="none" w:sz="0" w:space="0" w:color="auto"/>
        <w:right w:val="none" w:sz="0" w:space="0" w:color="auto"/>
      </w:divBdr>
    </w:div>
    <w:div w:id="1379163105">
      <w:bodyDiv w:val="1"/>
      <w:marLeft w:val="0"/>
      <w:marRight w:val="0"/>
      <w:marTop w:val="0"/>
      <w:marBottom w:val="0"/>
      <w:divBdr>
        <w:top w:val="none" w:sz="0" w:space="0" w:color="auto"/>
        <w:left w:val="none" w:sz="0" w:space="0" w:color="auto"/>
        <w:bottom w:val="none" w:sz="0" w:space="0" w:color="auto"/>
        <w:right w:val="none" w:sz="0" w:space="0" w:color="auto"/>
      </w:divBdr>
      <w:divsChild>
        <w:div w:id="998073460">
          <w:marLeft w:val="0"/>
          <w:marRight w:val="0"/>
          <w:marTop w:val="0"/>
          <w:marBottom w:val="0"/>
          <w:divBdr>
            <w:top w:val="none" w:sz="0" w:space="0" w:color="auto"/>
            <w:left w:val="none" w:sz="0" w:space="0" w:color="auto"/>
            <w:bottom w:val="none" w:sz="0" w:space="0" w:color="auto"/>
            <w:right w:val="none" w:sz="0" w:space="0" w:color="auto"/>
          </w:divBdr>
          <w:divsChild>
            <w:div w:id="2135169574">
              <w:marLeft w:val="0"/>
              <w:marRight w:val="0"/>
              <w:marTop w:val="0"/>
              <w:marBottom w:val="0"/>
              <w:divBdr>
                <w:top w:val="none" w:sz="0" w:space="0" w:color="auto"/>
                <w:left w:val="none" w:sz="0" w:space="0" w:color="auto"/>
                <w:bottom w:val="none" w:sz="0" w:space="0" w:color="auto"/>
                <w:right w:val="none" w:sz="0" w:space="0" w:color="auto"/>
              </w:divBdr>
              <w:divsChild>
                <w:div w:id="1165440671">
                  <w:marLeft w:val="0"/>
                  <w:marRight w:val="0"/>
                  <w:marTop w:val="0"/>
                  <w:marBottom w:val="0"/>
                  <w:divBdr>
                    <w:top w:val="none" w:sz="0" w:space="0" w:color="auto"/>
                    <w:left w:val="none" w:sz="0" w:space="0" w:color="auto"/>
                    <w:bottom w:val="none" w:sz="0" w:space="0" w:color="auto"/>
                    <w:right w:val="none" w:sz="0" w:space="0" w:color="auto"/>
                  </w:divBdr>
                  <w:divsChild>
                    <w:div w:id="2096125636">
                      <w:marLeft w:val="0"/>
                      <w:marRight w:val="0"/>
                      <w:marTop w:val="0"/>
                      <w:marBottom w:val="0"/>
                      <w:divBdr>
                        <w:top w:val="none" w:sz="0" w:space="0" w:color="auto"/>
                        <w:left w:val="none" w:sz="0" w:space="0" w:color="auto"/>
                        <w:bottom w:val="none" w:sz="0" w:space="0" w:color="auto"/>
                        <w:right w:val="none" w:sz="0" w:space="0" w:color="auto"/>
                      </w:divBdr>
                      <w:divsChild>
                        <w:div w:id="1675454574">
                          <w:marLeft w:val="0"/>
                          <w:marRight w:val="0"/>
                          <w:marTop w:val="0"/>
                          <w:marBottom w:val="0"/>
                          <w:divBdr>
                            <w:top w:val="none" w:sz="0" w:space="0" w:color="auto"/>
                            <w:left w:val="none" w:sz="0" w:space="0" w:color="auto"/>
                            <w:bottom w:val="none" w:sz="0" w:space="0" w:color="auto"/>
                            <w:right w:val="none" w:sz="0" w:space="0" w:color="auto"/>
                          </w:divBdr>
                          <w:divsChild>
                            <w:div w:id="1652175828">
                              <w:marLeft w:val="0"/>
                              <w:marRight w:val="0"/>
                              <w:marTop w:val="0"/>
                              <w:marBottom w:val="0"/>
                              <w:divBdr>
                                <w:top w:val="none" w:sz="0" w:space="0" w:color="auto"/>
                                <w:left w:val="none" w:sz="0" w:space="0" w:color="auto"/>
                                <w:bottom w:val="none" w:sz="0" w:space="0" w:color="auto"/>
                                <w:right w:val="none" w:sz="0" w:space="0" w:color="auto"/>
                              </w:divBdr>
                              <w:divsChild>
                                <w:div w:id="1331101755">
                                  <w:marLeft w:val="0"/>
                                  <w:marRight w:val="0"/>
                                  <w:marTop w:val="0"/>
                                  <w:marBottom w:val="0"/>
                                  <w:divBdr>
                                    <w:top w:val="none" w:sz="0" w:space="0" w:color="auto"/>
                                    <w:left w:val="none" w:sz="0" w:space="0" w:color="auto"/>
                                    <w:bottom w:val="none" w:sz="0" w:space="0" w:color="auto"/>
                                    <w:right w:val="none" w:sz="0" w:space="0" w:color="auto"/>
                                  </w:divBdr>
                                  <w:divsChild>
                                    <w:div w:id="401221253">
                                      <w:marLeft w:val="0"/>
                                      <w:marRight w:val="0"/>
                                      <w:marTop w:val="0"/>
                                      <w:marBottom w:val="0"/>
                                      <w:divBdr>
                                        <w:top w:val="none" w:sz="0" w:space="0" w:color="auto"/>
                                        <w:left w:val="none" w:sz="0" w:space="0" w:color="auto"/>
                                        <w:bottom w:val="none" w:sz="0" w:space="0" w:color="auto"/>
                                        <w:right w:val="none" w:sz="0" w:space="0" w:color="auto"/>
                                      </w:divBdr>
                                      <w:divsChild>
                                        <w:div w:id="876702585">
                                          <w:marLeft w:val="0"/>
                                          <w:marRight w:val="0"/>
                                          <w:marTop w:val="0"/>
                                          <w:marBottom w:val="0"/>
                                          <w:divBdr>
                                            <w:top w:val="none" w:sz="0" w:space="0" w:color="auto"/>
                                            <w:left w:val="none" w:sz="0" w:space="0" w:color="auto"/>
                                            <w:bottom w:val="none" w:sz="0" w:space="0" w:color="auto"/>
                                            <w:right w:val="none" w:sz="0" w:space="0" w:color="auto"/>
                                          </w:divBdr>
                                          <w:divsChild>
                                            <w:div w:id="2123498781">
                                              <w:marLeft w:val="0"/>
                                              <w:marRight w:val="0"/>
                                              <w:marTop w:val="0"/>
                                              <w:marBottom w:val="0"/>
                                              <w:divBdr>
                                                <w:top w:val="none" w:sz="0" w:space="0" w:color="auto"/>
                                                <w:left w:val="none" w:sz="0" w:space="0" w:color="auto"/>
                                                <w:bottom w:val="none" w:sz="0" w:space="0" w:color="auto"/>
                                                <w:right w:val="none" w:sz="0" w:space="0" w:color="auto"/>
                                              </w:divBdr>
                                              <w:divsChild>
                                                <w:div w:id="1989245930">
                                                  <w:marLeft w:val="0"/>
                                                  <w:marRight w:val="0"/>
                                                  <w:marTop w:val="0"/>
                                                  <w:marBottom w:val="0"/>
                                                  <w:divBdr>
                                                    <w:top w:val="none" w:sz="0" w:space="0" w:color="auto"/>
                                                    <w:left w:val="none" w:sz="0" w:space="0" w:color="auto"/>
                                                    <w:bottom w:val="none" w:sz="0" w:space="0" w:color="auto"/>
                                                    <w:right w:val="none" w:sz="0" w:space="0" w:color="auto"/>
                                                  </w:divBdr>
                                                  <w:divsChild>
                                                    <w:div w:id="1963343052">
                                                      <w:marLeft w:val="0"/>
                                                      <w:marRight w:val="0"/>
                                                      <w:marTop w:val="0"/>
                                                      <w:marBottom w:val="0"/>
                                                      <w:divBdr>
                                                        <w:top w:val="none" w:sz="0" w:space="0" w:color="auto"/>
                                                        <w:left w:val="none" w:sz="0" w:space="0" w:color="auto"/>
                                                        <w:bottom w:val="none" w:sz="0" w:space="0" w:color="auto"/>
                                                        <w:right w:val="none" w:sz="0" w:space="0" w:color="auto"/>
                                                      </w:divBdr>
                                                      <w:divsChild>
                                                        <w:div w:id="17471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383357">
      <w:bodyDiv w:val="1"/>
      <w:marLeft w:val="0"/>
      <w:marRight w:val="0"/>
      <w:marTop w:val="0"/>
      <w:marBottom w:val="0"/>
      <w:divBdr>
        <w:top w:val="none" w:sz="0" w:space="0" w:color="auto"/>
        <w:left w:val="none" w:sz="0" w:space="0" w:color="auto"/>
        <w:bottom w:val="none" w:sz="0" w:space="0" w:color="auto"/>
        <w:right w:val="none" w:sz="0" w:space="0" w:color="auto"/>
      </w:divBdr>
      <w:divsChild>
        <w:div w:id="346294308">
          <w:marLeft w:val="0"/>
          <w:marRight w:val="0"/>
          <w:marTop w:val="0"/>
          <w:marBottom w:val="0"/>
          <w:divBdr>
            <w:top w:val="none" w:sz="0" w:space="0" w:color="auto"/>
            <w:left w:val="none" w:sz="0" w:space="0" w:color="auto"/>
            <w:bottom w:val="none" w:sz="0" w:space="0" w:color="auto"/>
            <w:right w:val="none" w:sz="0" w:space="0" w:color="auto"/>
          </w:divBdr>
          <w:divsChild>
            <w:div w:id="1210343751">
              <w:marLeft w:val="0"/>
              <w:marRight w:val="0"/>
              <w:marTop w:val="0"/>
              <w:marBottom w:val="0"/>
              <w:divBdr>
                <w:top w:val="none" w:sz="0" w:space="0" w:color="auto"/>
                <w:left w:val="none" w:sz="0" w:space="0" w:color="auto"/>
                <w:bottom w:val="none" w:sz="0" w:space="0" w:color="auto"/>
                <w:right w:val="none" w:sz="0" w:space="0" w:color="auto"/>
              </w:divBdr>
              <w:divsChild>
                <w:div w:id="1793598345">
                  <w:marLeft w:val="0"/>
                  <w:marRight w:val="0"/>
                  <w:marTop w:val="0"/>
                  <w:marBottom w:val="0"/>
                  <w:divBdr>
                    <w:top w:val="none" w:sz="0" w:space="0" w:color="auto"/>
                    <w:left w:val="none" w:sz="0" w:space="0" w:color="auto"/>
                    <w:bottom w:val="none" w:sz="0" w:space="0" w:color="auto"/>
                    <w:right w:val="none" w:sz="0" w:space="0" w:color="auto"/>
                  </w:divBdr>
                  <w:divsChild>
                    <w:div w:id="23098085">
                      <w:marLeft w:val="0"/>
                      <w:marRight w:val="0"/>
                      <w:marTop w:val="0"/>
                      <w:marBottom w:val="0"/>
                      <w:divBdr>
                        <w:top w:val="none" w:sz="0" w:space="0" w:color="auto"/>
                        <w:left w:val="none" w:sz="0" w:space="0" w:color="auto"/>
                        <w:bottom w:val="none" w:sz="0" w:space="0" w:color="auto"/>
                        <w:right w:val="none" w:sz="0" w:space="0" w:color="auto"/>
                      </w:divBdr>
                      <w:divsChild>
                        <w:div w:id="116998072">
                          <w:marLeft w:val="0"/>
                          <w:marRight w:val="0"/>
                          <w:marTop w:val="0"/>
                          <w:marBottom w:val="0"/>
                          <w:divBdr>
                            <w:top w:val="none" w:sz="0" w:space="0" w:color="auto"/>
                            <w:left w:val="none" w:sz="0" w:space="0" w:color="auto"/>
                            <w:bottom w:val="none" w:sz="0" w:space="0" w:color="auto"/>
                            <w:right w:val="none" w:sz="0" w:space="0" w:color="auto"/>
                          </w:divBdr>
                          <w:divsChild>
                            <w:div w:id="1767538237">
                              <w:marLeft w:val="0"/>
                              <w:marRight w:val="0"/>
                              <w:marTop w:val="0"/>
                              <w:marBottom w:val="0"/>
                              <w:divBdr>
                                <w:top w:val="none" w:sz="0" w:space="0" w:color="auto"/>
                                <w:left w:val="none" w:sz="0" w:space="0" w:color="auto"/>
                                <w:bottom w:val="none" w:sz="0" w:space="0" w:color="auto"/>
                                <w:right w:val="none" w:sz="0" w:space="0" w:color="auto"/>
                              </w:divBdr>
                              <w:divsChild>
                                <w:div w:id="641352261">
                                  <w:marLeft w:val="0"/>
                                  <w:marRight w:val="0"/>
                                  <w:marTop w:val="0"/>
                                  <w:marBottom w:val="0"/>
                                  <w:divBdr>
                                    <w:top w:val="none" w:sz="0" w:space="0" w:color="auto"/>
                                    <w:left w:val="none" w:sz="0" w:space="0" w:color="auto"/>
                                    <w:bottom w:val="none" w:sz="0" w:space="0" w:color="auto"/>
                                    <w:right w:val="none" w:sz="0" w:space="0" w:color="auto"/>
                                  </w:divBdr>
                                  <w:divsChild>
                                    <w:div w:id="843781936">
                                      <w:marLeft w:val="0"/>
                                      <w:marRight w:val="0"/>
                                      <w:marTop w:val="0"/>
                                      <w:marBottom w:val="0"/>
                                      <w:divBdr>
                                        <w:top w:val="none" w:sz="0" w:space="0" w:color="auto"/>
                                        <w:left w:val="none" w:sz="0" w:space="0" w:color="auto"/>
                                        <w:bottom w:val="none" w:sz="0" w:space="0" w:color="auto"/>
                                        <w:right w:val="none" w:sz="0" w:space="0" w:color="auto"/>
                                      </w:divBdr>
                                      <w:divsChild>
                                        <w:div w:id="732194367">
                                          <w:marLeft w:val="0"/>
                                          <w:marRight w:val="0"/>
                                          <w:marTop w:val="0"/>
                                          <w:marBottom w:val="0"/>
                                          <w:divBdr>
                                            <w:top w:val="none" w:sz="0" w:space="0" w:color="auto"/>
                                            <w:left w:val="none" w:sz="0" w:space="0" w:color="auto"/>
                                            <w:bottom w:val="none" w:sz="0" w:space="0" w:color="auto"/>
                                            <w:right w:val="none" w:sz="0" w:space="0" w:color="auto"/>
                                          </w:divBdr>
                                          <w:divsChild>
                                            <w:div w:id="1522550573">
                                              <w:marLeft w:val="0"/>
                                              <w:marRight w:val="0"/>
                                              <w:marTop w:val="0"/>
                                              <w:marBottom w:val="0"/>
                                              <w:divBdr>
                                                <w:top w:val="none" w:sz="0" w:space="0" w:color="auto"/>
                                                <w:left w:val="none" w:sz="0" w:space="0" w:color="auto"/>
                                                <w:bottom w:val="none" w:sz="0" w:space="0" w:color="auto"/>
                                                <w:right w:val="none" w:sz="0" w:space="0" w:color="auto"/>
                                              </w:divBdr>
                                              <w:divsChild>
                                                <w:div w:id="1172337804">
                                                  <w:marLeft w:val="0"/>
                                                  <w:marRight w:val="0"/>
                                                  <w:marTop w:val="0"/>
                                                  <w:marBottom w:val="0"/>
                                                  <w:divBdr>
                                                    <w:top w:val="none" w:sz="0" w:space="0" w:color="auto"/>
                                                    <w:left w:val="none" w:sz="0" w:space="0" w:color="auto"/>
                                                    <w:bottom w:val="none" w:sz="0" w:space="0" w:color="auto"/>
                                                    <w:right w:val="none" w:sz="0" w:space="0" w:color="auto"/>
                                                  </w:divBdr>
                                                  <w:divsChild>
                                                    <w:div w:id="1727098666">
                                                      <w:marLeft w:val="0"/>
                                                      <w:marRight w:val="0"/>
                                                      <w:marTop w:val="0"/>
                                                      <w:marBottom w:val="0"/>
                                                      <w:divBdr>
                                                        <w:top w:val="none" w:sz="0" w:space="0" w:color="auto"/>
                                                        <w:left w:val="none" w:sz="0" w:space="0" w:color="auto"/>
                                                        <w:bottom w:val="none" w:sz="0" w:space="0" w:color="auto"/>
                                                        <w:right w:val="none" w:sz="0" w:space="0" w:color="auto"/>
                                                      </w:divBdr>
                                                      <w:divsChild>
                                                        <w:div w:id="7281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973960">
      <w:bodyDiv w:val="1"/>
      <w:marLeft w:val="0"/>
      <w:marRight w:val="0"/>
      <w:marTop w:val="0"/>
      <w:marBottom w:val="0"/>
      <w:divBdr>
        <w:top w:val="none" w:sz="0" w:space="0" w:color="auto"/>
        <w:left w:val="none" w:sz="0" w:space="0" w:color="auto"/>
        <w:bottom w:val="none" w:sz="0" w:space="0" w:color="auto"/>
        <w:right w:val="none" w:sz="0" w:space="0" w:color="auto"/>
      </w:divBdr>
    </w:div>
    <w:div w:id="1677152699">
      <w:bodyDiv w:val="1"/>
      <w:marLeft w:val="0"/>
      <w:marRight w:val="0"/>
      <w:marTop w:val="0"/>
      <w:marBottom w:val="0"/>
      <w:divBdr>
        <w:top w:val="none" w:sz="0" w:space="0" w:color="auto"/>
        <w:left w:val="none" w:sz="0" w:space="0" w:color="auto"/>
        <w:bottom w:val="none" w:sz="0" w:space="0" w:color="auto"/>
        <w:right w:val="none" w:sz="0" w:space="0" w:color="auto"/>
      </w:divBdr>
      <w:divsChild>
        <w:div w:id="1241479741">
          <w:marLeft w:val="0"/>
          <w:marRight w:val="0"/>
          <w:marTop w:val="0"/>
          <w:marBottom w:val="0"/>
          <w:divBdr>
            <w:top w:val="none" w:sz="0" w:space="0" w:color="auto"/>
            <w:left w:val="none" w:sz="0" w:space="0" w:color="auto"/>
            <w:bottom w:val="none" w:sz="0" w:space="0" w:color="auto"/>
            <w:right w:val="none" w:sz="0" w:space="0" w:color="auto"/>
          </w:divBdr>
        </w:div>
        <w:div w:id="475146319">
          <w:marLeft w:val="0"/>
          <w:marRight w:val="0"/>
          <w:marTop w:val="0"/>
          <w:marBottom w:val="0"/>
          <w:divBdr>
            <w:top w:val="none" w:sz="0" w:space="0" w:color="auto"/>
            <w:left w:val="none" w:sz="0" w:space="0" w:color="auto"/>
            <w:bottom w:val="none" w:sz="0" w:space="0" w:color="auto"/>
            <w:right w:val="none" w:sz="0" w:space="0" w:color="auto"/>
          </w:divBdr>
        </w:div>
        <w:div w:id="1075517302">
          <w:marLeft w:val="0"/>
          <w:marRight w:val="0"/>
          <w:marTop w:val="0"/>
          <w:marBottom w:val="0"/>
          <w:divBdr>
            <w:top w:val="none" w:sz="0" w:space="0" w:color="auto"/>
            <w:left w:val="none" w:sz="0" w:space="0" w:color="auto"/>
            <w:bottom w:val="none" w:sz="0" w:space="0" w:color="auto"/>
            <w:right w:val="none" w:sz="0" w:space="0" w:color="auto"/>
          </w:divBdr>
        </w:div>
        <w:div w:id="1914075059">
          <w:marLeft w:val="0"/>
          <w:marRight w:val="0"/>
          <w:marTop w:val="0"/>
          <w:marBottom w:val="0"/>
          <w:divBdr>
            <w:top w:val="none" w:sz="0" w:space="0" w:color="auto"/>
            <w:left w:val="none" w:sz="0" w:space="0" w:color="auto"/>
            <w:bottom w:val="none" w:sz="0" w:space="0" w:color="auto"/>
            <w:right w:val="none" w:sz="0" w:space="0" w:color="auto"/>
          </w:divBdr>
        </w:div>
        <w:div w:id="1133210594">
          <w:marLeft w:val="0"/>
          <w:marRight w:val="0"/>
          <w:marTop w:val="0"/>
          <w:marBottom w:val="0"/>
          <w:divBdr>
            <w:top w:val="none" w:sz="0" w:space="0" w:color="auto"/>
            <w:left w:val="none" w:sz="0" w:space="0" w:color="auto"/>
            <w:bottom w:val="none" w:sz="0" w:space="0" w:color="auto"/>
            <w:right w:val="none" w:sz="0" w:space="0" w:color="auto"/>
          </w:divBdr>
        </w:div>
      </w:divsChild>
    </w:div>
    <w:div w:id="1845510792">
      <w:bodyDiv w:val="1"/>
      <w:marLeft w:val="0"/>
      <w:marRight w:val="0"/>
      <w:marTop w:val="0"/>
      <w:marBottom w:val="0"/>
      <w:divBdr>
        <w:top w:val="none" w:sz="0" w:space="0" w:color="auto"/>
        <w:left w:val="none" w:sz="0" w:space="0" w:color="auto"/>
        <w:bottom w:val="none" w:sz="0" w:space="0" w:color="auto"/>
        <w:right w:val="none" w:sz="0" w:space="0" w:color="auto"/>
      </w:divBdr>
      <w:divsChild>
        <w:div w:id="1952975508">
          <w:marLeft w:val="0"/>
          <w:marRight w:val="0"/>
          <w:marTop w:val="0"/>
          <w:marBottom w:val="0"/>
          <w:divBdr>
            <w:top w:val="none" w:sz="0" w:space="0" w:color="auto"/>
            <w:left w:val="none" w:sz="0" w:space="0" w:color="auto"/>
            <w:bottom w:val="none" w:sz="0" w:space="0" w:color="auto"/>
            <w:right w:val="none" w:sz="0" w:space="0" w:color="auto"/>
          </w:divBdr>
        </w:div>
        <w:div w:id="464541781">
          <w:marLeft w:val="0"/>
          <w:marRight w:val="0"/>
          <w:marTop w:val="0"/>
          <w:marBottom w:val="0"/>
          <w:divBdr>
            <w:top w:val="none" w:sz="0" w:space="0" w:color="auto"/>
            <w:left w:val="none" w:sz="0" w:space="0" w:color="auto"/>
            <w:bottom w:val="none" w:sz="0" w:space="0" w:color="auto"/>
            <w:right w:val="none" w:sz="0" w:space="0" w:color="auto"/>
          </w:divBdr>
        </w:div>
        <w:div w:id="405230886">
          <w:marLeft w:val="0"/>
          <w:marRight w:val="0"/>
          <w:marTop w:val="0"/>
          <w:marBottom w:val="0"/>
          <w:divBdr>
            <w:top w:val="none" w:sz="0" w:space="0" w:color="auto"/>
            <w:left w:val="none" w:sz="0" w:space="0" w:color="auto"/>
            <w:bottom w:val="none" w:sz="0" w:space="0" w:color="auto"/>
            <w:right w:val="none" w:sz="0" w:space="0" w:color="auto"/>
          </w:divBdr>
        </w:div>
        <w:div w:id="334067699">
          <w:marLeft w:val="0"/>
          <w:marRight w:val="0"/>
          <w:marTop w:val="0"/>
          <w:marBottom w:val="0"/>
          <w:divBdr>
            <w:top w:val="none" w:sz="0" w:space="0" w:color="auto"/>
            <w:left w:val="none" w:sz="0" w:space="0" w:color="auto"/>
            <w:bottom w:val="none" w:sz="0" w:space="0" w:color="auto"/>
            <w:right w:val="none" w:sz="0" w:space="0" w:color="auto"/>
          </w:divBdr>
        </w:div>
        <w:div w:id="511846359">
          <w:marLeft w:val="0"/>
          <w:marRight w:val="0"/>
          <w:marTop w:val="0"/>
          <w:marBottom w:val="0"/>
          <w:divBdr>
            <w:top w:val="none" w:sz="0" w:space="0" w:color="auto"/>
            <w:left w:val="none" w:sz="0" w:space="0" w:color="auto"/>
            <w:bottom w:val="none" w:sz="0" w:space="0" w:color="auto"/>
            <w:right w:val="none" w:sz="0" w:space="0" w:color="auto"/>
          </w:divBdr>
        </w:div>
      </w:divsChild>
    </w:div>
    <w:div w:id="1913201945">
      <w:bodyDiv w:val="1"/>
      <w:marLeft w:val="0"/>
      <w:marRight w:val="0"/>
      <w:marTop w:val="0"/>
      <w:marBottom w:val="0"/>
      <w:divBdr>
        <w:top w:val="none" w:sz="0" w:space="0" w:color="auto"/>
        <w:left w:val="none" w:sz="0" w:space="0" w:color="auto"/>
        <w:bottom w:val="none" w:sz="0" w:space="0" w:color="auto"/>
        <w:right w:val="none" w:sz="0" w:space="0" w:color="auto"/>
      </w:divBdr>
      <w:divsChild>
        <w:div w:id="1684430092">
          <w:marLeft w:val="0"/>
          <w:marRight w:val="0"/>
          <w:marTop w:val="0"/>
          <w:marBottom w:val="0"/>
          <w:divBdr>
            <w:top w:val="none" w:sz="0" w:space="0" w:color="auto"/>
            <w:left w:val="none" w:sz="0" w:space="0" w:color="auto"/>
            <w:bottom w:val="none" w:sz="0" w:space="0" w:color="auto"/>
            <w:right w:val="none" w:sz="0" w:space="0" w:color="auto"/>
          </w:divBdr>
        </w:div>
        <w:div w:id="1225869708">
          <w:marLeft w:val="0"/>
          <w:marRight w:val="0"/>
          <w:marTop w:val="0"/>
          <w:marBottom w:val="0"/>
          <w:divBdr>
            <w:top w:val="none" w:sz="0" w:space="0" w:color="auto"/>
            <w:left w:val="none" w:sz="0" w:space="0" w:color="auto"/>
            <w:bottom w:val="none" w:sz="0" w:space="0" w:color="auto"/>
            <w:right w:val="none" w:sz="0" w:space="0" w:color="auto"/>
          </w:divBdr>
        </w:div>
        <w:div w:id="13313564">
          <w:marLeft w:val="0"/>
          <w:marRight w:val="0"/>
          <w:marTop w:val="0"/>
          <w:marBottom w:val="0"/>
          <w:divBdr>
            <w:top w:val="none" w:sz="0" w:space="0" w:color="auto"/>
            <w:left w:val="none" w:sz="0" w:space="0" w:color="auto"/>
            <w:bottom w:val="none" w:sz="0" w:space="0" w:color="auto"/>
            <w:right w:val="none" w:sz="0" w:space="0" w:color="auto"/>
          </w:divBdr>
        </w:div>
        <w:div w:id="1903372534">
          <w:marLeft w:val="0"/>
          <w:marRight w:val="0"/>
          <w:marTop w:val="0"/>
          <w:marBottom w:val="0"/>
          <w:divBdr>
            <w:top w:val="none" w:sz="0" w:space="0" w:color="auto"/>
            <w:left w:val="none" w:sz="0" w:space="0" w:color="auto"/>
            <w:bottom w:val="none" w:sz="0" w:space="0" w:color="auto"/>
            <w:right w:val="none" w:sz="0" w:space="0" w:color="auto"/>
          </w:divBdr>
        </w:div>
      </w:divsChild>
    </w:div>
    <w:div w:id="214264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A5EB7E-1B4E-4A85-85A6-EF6FE9B69CD7}"/>
      </w:docPartPr>
      <w:docPartBody>
        <w:p w:rsidR="002C6E5C" w:rsidRDefault="004A44D7">
          <w:r w:rsidRPr="002354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D7"/>
    <w:rsid w:val="000344F0"/>
    <w:rsid w:val="000B32CC"/>
    <w:rsid w:val="00191A6D"/>
    <w:rsid w:val="00294F35"/>
    <w:rsid w:val="002A3CDF"/>
    <w:rsid w:val="002A40A4"/>
    <w:rsid w:val="002C6E5C"/>
    <w:rsid w:val="003129CD"/>
    <w:rsid w:val="00341E41"/>
    <w:rsid w:val="00382419"/>
    <w:rsid w:val="003943BD"/>
    <w:rsid w:val="004534DD"/>
    <w:rsid w:val="004A44D7"/>
    <w:rsid w:val="004B51EE"/>
    <w:rsid w:val="004C0E6F"/>
    <w:rsid w:val="00557671"/>
    <w:rsid w:val="00574429"/>
    <w:rsid w:val="00597187"/>
    <w:rsid w:val="005D704D"/>
    <w:rsid w:val="00630120"/>
    <w:rsid w:val="006F541C"/>
    <w:rsid w:val="00713008"/>
    <w:rsid w:val="00753DA0"/>
    <w:rsid w:val="00763AF6"/>
    <w:rsid w:val="00764C45"/>
    <w:rsid w:val="00794047"/>
    <w:rsid w:val="0079726B"/>
    <w:rsid w:val="007C673D"/>
    <w:rsid w:val="00834E9F"/>
    <w:rsid w:val="008A3560"/>
    <w:rsid w:val="008F3D8D"/>
    <w:rsid w:val="008F557B"/>
    <w:rsid w:val="008F732A"/>
    <w:rsid w:val="00900266"/>
    <w:rsid w:val="00924CEE"/>
    <w:rsid w:val="00A33E44"/>
    <w:rsid w:val="00A47DD0"/>
    <w:rsid w:val="00A71C77"/>
    <w:rsid w:val="00A8689D"/>
    <w:rsid w:val="00AA7F00"/>
    <w:rsid w:val="00AC693D"/>
    <w:rsid w:val="00BD4C6F"/>
    <w:rsid w:val="00C34AA5"/>
    <w:rsid w:val="00D5246C"/>
    <w:rsid w:val="00D52EA9"/>
    <w:rsid w:val="00D55808"/>
    <w:rsid w:val="00D6107B"/>
    <w:rsid w:val="00D665DF"/>
    <w:rsid w:val="00D8622D"/>
    <w:rsid w:val="00E8755D"/>
    <w:rsid w:val="00E87705"/>
    <w:rsid w:val="00EB093A"/>
    <w:rsid w:val="00EC1648"/>
    <w:rsid w:val="00F04841"/>
    <w:rsid w:val="00F35BE1"/>
    <w:rsid w:val="00FC358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E5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3E77FB-A896-4EA1-A4A6-77377211B7A2}">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a51d4a1d-72ad-446d-9fb9-13e722cf0be7&quot;,&quot;properties&quot;:{&quot;noteIndex&quot;:0},&quot;isEdited&quot;:false,&quot;manualOverride&quot;:{&quot;isManuallyOverridden&quot;:false,&quot;citeprocText&quot;:&quot;(Froehlich et al., 2019)&quot;,&quot;manualOverrideText&quot;:&quot;&quot;},&quot;citationTag&quot;:&quot;MENDELEY_CITATION_v3_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&quot;,&quot;citationItems&quot;:[{&quot;id&quot;:&quot;a341dd7f-80f3-3c89-9a83-d7a2c83d70dc&quot;,&quot;itemData&quot;:{&quot;type&quot;:&quot;article-journal&quot;,&quot;id&quot;:&quot;a341dd7f-80f3-3c89-9a83-d7a2c83d70dc&quot;,&quot;title&quot;:&quot;Blue Growth Potential to Mitigate Climate Change through Seaweed Offsetting&quot;,&quot;author&quot;:[{&quot;family&quot;:&quot;Froehlich&quot;,&quot;given&quot;:&quot;Halley E.&quot;,&quot;parse-names&quot;:false,&quot;dropping-particle&quot;:&quot;&quot;,&quot;non-dropping-particle&quot;:&quot;&quot;},{&quot;family&quot;:&quot;Afflerbach&quot;,&quot;given&quot;:&quot;Jamie C.&quot;,&quot;parse-names&quot;:false,&quot;dropping-particle&quot;:&quot;&quot;,&quot;non-dropping-particle&quot;:&quot;&quot;},{&quot;family&quot;:&quot;Frazier&quot;,&quot;given&quot;:&quot;Melanie&quot;,&quot;parse-names&quot;:false,&quot;dropping-particle&quot;:&quot;&quot;,&quot;non-dropping-particle&quot;:&quot;&quot;},{&quot;family&quot;:&quot;Halpern&quot;,&quot;given&quot;:&quot;Benjamin S.&quot;,&quot;parse-names&quot;:false,&quot;dropping-particle&quot;:&quot;&quot;,&quot;non-dropping-particle&quot;:&quot;&quot;}],&quot;container-title&quot;:&quot;Current Biology&quot;,&quot;DOI&quot;:&quot;10.1016/j.cub.2019.07.041&quot;,&quot;ISSN&quot;:&quot;09609822&quot;,&quot;PMID&quot;:&quot;31474532&quot;,&quot;issued&quot;:{&quot;date-parts&quot;:[[2019,9,23]]},&quot;page&quot;:&quot;3087-3093.e3&quot;,&quot;abstract&quot;:&quot;Carbon offsetting—receiving credit for reducing, avoiding, or sequestering carbon—has become part of the portfolio of solutions to mitigate carbon emissions, and thus climate change, through policy and voluntary markets, primarily by land-based re- or afforestation and preservation [1, 2]. However, land is limiting, creating interest in a rapidly growing aquatic farming sector of seaweed aquaculture [3–5]. Synthesizing data from scientific literature, we assess the extent and cost of scaling seaweed aquaculture to provide sufficient CO2eq sequestration for several climate change mitigation scenarios, with a focus on the food sector—a major source of greenhouse gases [6]. Given known ecological constraints (nutrients and temperature), we found a substantial suitable area (ca. 48 million km2) for seaweed farming, which is largely unfarmed. Within its own industry, seaweed could create a carbon-neutral aquaculture sector with just 14% (mean = 25%) of current seaweed production (0.001% of suitable area). At a much larger scale, we find seaweed culturing extremely unlikely to offset global agriculture, in part due to production growth and cost constraints. Yet offsetting agriculture appears more feasible at a regional level, especially areas with strong climate policy, such as California (0.065% of suitable area). Importantly, seaweed farming can provide other benefits to coastlines affected by eutrophic, hypoxic, and/or acidic conditions [7, 8], creating opportunities for seaweed farming to act as “charismatic carbon” that serves multiple purposes. Seaweed offsetting is not the sole solution to climate change, but it provides an invaluable new tool for a more sustainable future.&quot;,&quot;publisher&quot;:&quot;Cell Press&quot;,&quot;issue&quot;:&quot;18&quot;,&quot;volume&quot;:&quot;29&quot;,&quot;container-title-short&quot;:&quot;&quot;},&quot;isTemporary&quot;:false}]},{&quot;citationID&quot;:&quot;MENDELEY_CITATION_00491470-9758-4b02-be07-4d044280b595&quot;,&quot;properties&quot;:{&quot;noteIndex&quot;:0},&quot;isEdited&quot;:false,&quot;manualOverride&quot;:{&quot;isManuallyOverridden&quot;:false,&quot;citeprocText&quot;:&quot;(Sultana et al., 2023)&quot;,&quot;manualOverrideText&quot;:&quot;&quot;},&quot;citationTag&quot;:&quot;MENDELEY_CITATION_v3_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&quot;,&quot;citationItems&quot;:[{&quot;id&quot;:&quot;b0d5ba23-6e1b-3a45-a5aa-54319a0bc902&quot;,&quot;itemData&quot;:{&quot;type&quot;:&quot;article&quot;,&quot;id&quot;:&quot;b0d5ba23-6e1b-3a45-a5aa-54319a0bc902&quot;,&quot;title&quot;:&quot;Seaweed farming for food and nutritional security, climate change mitigation and adaptation, and women empowerment: A review&quot;,&quot;author&quot;:[{&quot;family&quot;:&quot;Sultana&quot;,&quot;given&quot;:&quot;Fahmida&quot;,&quot;parse-names&quot;:false,&quot;dropping-particle&quot;:&quot;&quot;,&quot;non-dropping-particle&quot;:&quot;&quot;},{&quot;family&quot;:&quot;Wahab&quot;,&quot;given&quot;:&quot;Md Abdul&quot;,&quot;parse-names&quot;:false,&quot;dropping-particle&quot;:&quot;&quot;,&quot;non-dropping-particle&quot;:&quot;&quot;},{&quot;family&quot;:&quot;Nahiduzzaman&quot;,&quot;given&quot;:&quot;Md&quot;,&quot;parse-names&quot;:false,&quot;dropping-particle&quot;:&quot;&quot;,&quot;non-dropping-particle&quot;:&quot;&quot;},{&quot;family&quot;:&quot;Mohiuddin&quot;,&quot;given&quot;:&quot;Md&quot;,&quot;parse-names&quot;:false,&quot;dropping-particle&quot;:&quot;&quot;,&quot;non-dropping-particle&quot;:&quot;&quot;},{&quot;family&quot;:&quot;Iqbal&quot;,&quot;given&quot;:&quot;Mohammad Zafar&quot;,&quot;parse-names&quot;:false,&quot;dropping-particle&quot;:&quot;&quot;,&quot;non-dropping-particle&quot;:&quot;&quot;},{&quot;family&quot;:&quot;Shakil&quot;,&quot;given&quot;:&quot;Abrar&quot;,&quot;parse-names&quot;:false,&quot;dropping-particle&quot;:&quot;&quot;,&quot;non-dropping-particle&quot;:&quot;&quot;},{&quot;family&quot;:&quot;Mamun&quot;,&quot;given&quot;:&quot;Abdullah&quot;,&quot;parse-names&quot;:false,&quot;dropping-particle&quot;:&quot;Al&quot;,&quot;non-dropping-particle&quot;:&quot;&quot;},{&quot;family&quot;:&quot;Khan&quot;,&quot;given&quot;:&quot;Md Sadequr Rahman&quot;,&quot;parse-names&quot;:false,&quot;dropping-particle&quot;:&quot;&quot;,&quot;non-dropping-particle&quot;:&quot;&quot;},{&quot;family&quot;:&quot;Wong&quot;,&quot;given&quot;:&quot;Li Lian&quot;,&quot;parse-names&quot;:false,&quot;dropping-particle&quot;:&quot;&quot;,&quot;non-dropping-particle&quot;:&quot;&quot;},{&quot;family&quot;:&quot;Asaduzzaman&quot;,&quot;given&quot;:&quot;Md&quot;,&quot;parse-names&quot;:false,&quot;dropping-particle&quot;:&quot;&quot;,&quot;non-dropping-particle&quot;:&quot;&quot;}],&quot;container-title&quot;:&quot;Aquaculture and Fisheries&quot;,&quot;container-title-short&quot;:&quot;Aquac Fish&quot;,&quot;DOI&quot;:&quot;10.1016/j.aaf.2022.09.001&quot;,&quot;ISSN&quot;:&quot;2468550X&quot;,&quot;issued&quot;:{&quot;date-parts&quot;:[[2023,9,1]]},&quot;page&quot;:&quot;463-480&quot;,&quot;abstract&quot;:&quot;Seaweed is a promising marine macroalgae of the millennium, providing various ecological, social, and economic benefits. At present, seaweed production reached 35.8 million t from farming, accounting for 97% of global seaweed output, with a world market of US$ 11.8 billion. Seaweeds are an excellent source of nutritious human food because of their low lipid content, high minerals, fibers, polyunsaturated fatty acids, polysaccharides, vitamins, and bioactive compounds. Many seaweed sub-products offer unique properties to develop various functional foods for the food processing industries. In the perspective of climate change mitigation, seaweed farms absorb carbon, serve as a CO2 sink and reduce agricultural emissions by providing raw materials for biofuel production and livestock feed. Seaweed farming system also helps in climate change adaptation by absorbing wave energy, safeguarding shorelines, raising the pH of the surrounding water, and oxygenating the waters to minimize the impacts of ocean acidification and hypoxia on a localized scale. Moreover, it contributes substantially to the sustainable development of the economic condition of coastal women by providing livelihood opportunities and ensuring financial solvency. This review paper highlights the significance of seaweed farming in global food and nutritional security, mitigation and adaptation to global climate change, and women empowerment within a single frame. This review paper also outlined the major issues and challenges of seaweed farming for obtaining maximum benefits in these aspects. The main challenges of making seaweed as a staple diet to millions of people include producing suitable species of seaweeds, making seaweed products accessible, affordable, nutritionally balanced, and attractive to the consumers. Various food products must be developed from seaweeds that may be considered equivalent to the foods consumed by humans today. Lack of effective marine spatial planning to avoid user conflicts is vital for expanding the seaweed farming systems to provide aquatic foods and contribute globally for mitigation and adaptation of climate change impacts. Hence, women's empowerment through seaweed farming is primarily constrained by the lack of technical knowledge and financial resources to establish the coastal farming system. All the information discussed in this paper will help to understand the critical needs for large-scale seaweed farming for climate resilience mariculture, potentials for global food security, and future research on various aspects of seaweed farming and their diverse utilization.&quot;,&quot;publisher&quot;:&quot;KeAi Communications Co.&quot;,&quot;issue&quot;:&quot;5&quot;,&quot;volume&quot;:&quot;8&quot;},&quot;isTemporary&quot;:false}]},{&quot;citationID&quot;:&quot;MENDELEY_CITATION_b7ad3a20-62d6-4d10-b141-b5a97d372115&quot;,&quot;properties&quot;:{&quot;noteIndex&quot;:0},&quot;isEdited&quot;:false,&quot;manualOverride&quot;:{&quot;isManuallyOverridden&quot;:false,&quot;citeprocText&quot;:&quot;(Cotas et al., 2023)&quot;,&quot;manualOverrideText&quot;:&quot;&quot;},&quot;citationTag&quot;:&quot;MENDELEY_CITATION_v3_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&quot;,&quot;citationItems&quot;:[{&quot;id&quot;:&quot;5e7910b7-6e45-3519-8faf-e38b528085b1&quot;,&quot;itemData&quot;:{&quot;type&quot;:&quot;article-journal&quot;,&quot;id&quot;:&quot;5e7910b7-6e45-3519-8faf-e38b528085b1&quot;,&quot;title&quot;:&quot;Ecosystem Services Provided by Seaweeds&quot;,&quot;author&quot;:[{&quot;family&quot;:&quot;Cotas&quot;,&quot;given&quot;:&quot;João&quot;,&quot;parse-names&quot;:false,&quot;dropping-particle&quot;:&quot;&quot;,&quot;non-dropping-particle&quot;:&quot;&quot;},{&quot;family&quot;:&quot;Gomes&quot;,&quot;given&quot;:&quot;Louisa&quot;,&quot;parse-names&quot;:false,&quot;dropping-particle&quot;:&quot;&quot;,&quot;non-dropping-particle&quot;:&quot;&quot;},{&quot;family&quot;:&quot;Pacheco&quot;,&quot;given&quot;:&quot;Diana&quot;,&quot;parse-names&quot;:false,&quot;dropping-particle&quot;:&quot;&quot;,&quot;non-dropping-particle&quot;:&quot;&quot;},{&quot;family&quot;:&quot;Pereira&quot;,&quot;given&quot;:&quot;Leonel&quot;,&quot;parse-names&quot;:false,&quot;dropping-particle&quot;:&quot;&quot;,&quot;non-dropping-particle&quot;:&quot;&quot;}],&quot;container-title&quot;:&quot;Hydrobiology&quot;,&quot;DOI&quot;:&quot;10.3390/hydrobiology2010006&quot;,&quot;issued&quot;:{&quot;date-parts&quot;:[[2023,1,9]]},&quot;page&quot;:&quot;75-96&quot;,&quot;abstract&quot;:&quot;The ecosystem services can be divided using two major classification systems, the Millennium Ecosystem Assessment (MEA) and the Common International Classification of Ecosystem Services (CICES). In the MEA system, the ecosystem services are divided into four major service clusters: supporting, provisioning, regulating, and cultural. On the other hand, the CICES system regards the “MEA supporting services” as organism natural function (and not an ecosystem service). Thus, this function is the basis for all the three CICES ecosystem services (provisioning, regulating, and cultural) provided by one organism. These ecosystem services can be analyzed for the type of habitat, fauna or flora. Seaweeds, or marine macroalgae, are one of the key organisms in estuarine and seawater habitats ecosystems, which currently is of extreme importance due to the climate changes and the blue–green economy. Seaweeds and humankind have been interlinked from the beginning, mainly as a food source, fibers, biochemicals, natural medicine, ornamental resources, art inspiration, and esthetic values in several coastal communities. Moreover, currently they are being studied as green carbon, carbon sequestration, and as a possible source for the biomedical and pharmaceutical areas. This review is a concise review of all ecological services provided by seaweeds and their impact in the human life and maintenance of the ecosystem status quo. The future of seaweeds use is also approached, regarding the promotion of seaweed ecological services and its dangers in the future.&quot;,&quot;publisher&quot;:&quot;MDPI AG&quot;,&quot;issue&quot;:&quot;1&quot;,&quot;volume&quot;:&quot;2&quot;,&quot;container-title-short&quot;:&quot;&quot;},&quot;isTemporary&quot;:false}]},{&quot;citationID&quot;:&quot;MENDELEY_CITATION_a8b34c58-543a-4493-8dc4-d0edbf1ace7c&quot;,&quot;properties&quot;:{&quot;noteIndex&quot;:0},&quot;isEdited&quot;:false,&quot;manualOverride&quot;:{&quot;isManuallyOverridden&quot;:true,&quot;citeprocText&quot;:&quot;(Veenhof et al., 2024)&quot;,&quot;manualOverrideText&quot;:&quot;(IMTA; Veenhof et al., 2024)&quot;},&quot;citationTag&quot;:&quot;MENDELEY_CITATION_v3_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&quot;,&quot;citationItems&quot;:[{&quot;id&quot;:&quot;d3f1bda7-332e-38a7-a5a2-22aa3d700596&quot;,&quot;itemData&quot;:{&quot;type&quot;:&quot;article&quot;,&quot;id&quot;:&quot;d3f1bda7-332e-38a7-a5a2-22aa3d700596&quot;,&quot;title&quot;:&quot;Sustainable seaweed aquaculture and climate change in the North Atlantic: challenges and opportunities&quot;,&quot;author&quot;:[{&quot;family&quot;:&quot;Veenhof&quot;,&quot;given&quot;:&quot;Reina J.&quot;,&quot;parse-names&quot;:false,&quot;dropping-particle&quot;:&quot;&quot;,&quot;non-dropping-particle&quot;:&quot;&quot;},{&quot;family&quot;:&quot;Burrows&quot;,&quot;given&quot;:&quot;Michael T.&quot;,&quot;parse-names&quot;:false,&quot;dropping-particle&quot;:&quot;&quot;,&quot;non-dropping-particle&quot;:&quot;&quot;},{&quot;family&quot;:&quot;Hughes&quot;,&quot;given&quot;:&quot;Adam D.&quot;,&quot;parse-names&quot;:false,&quot;dropping-particle&quot;:&quot;&quot;,&quot;non-dropping-particle&quot;:&quot;&quot;},{&quot;family&quot;:&quot;Michalek&quot;,&quot;given&quot;:&quot;Kati&quot;,&quot;parse-names&quot;:false,&quot;dropping-particle&quot;:&quot;&quot;,&quot;non-dropping-particle&quot;:&quot;&quot;},{&quot;family&quot;:&quot;Ross&quot;,&quot;given&quot;:&quot;Michael E.&quot;,&quot;parse-names&quot;:false,&quot;dropping-particle&quot;:&quot;&quot;,&quot;non-dropping-particle&quot;:&quot;&quot;},{&quot;family&quot;:&quot;Thomson&quot;,&quot;given&quot;:&quot;Alex I.&quot;,&quot;parse-names&quot;:false,&quot;dropping-particle&quot;:&quot;&quot;,&quot;non-dropping-particle&quot;:&quot;&quot;},{&quot;family&quot;:&quot;Fedenko&quot;,&quot;given&quot;:&quot;Jeffrey&quot;,&quot;parse-names&quot;:false,&quot;dropping-particle&quot;:&quot;&quot;,&quot;non-dropping-particle&quot;:&quot;&quot;},{&quot;family&quot;:&quot;Stanley&quot;,&quot;given&quot;:&quot;Michele S.&quot;,&quot;parse-names&quot;:false,&quot;dropping-particle&quot;:&quot;&quot;,&quot;non-dropping-particle&quot;:&quot;&quot;}],&quot;container-title&quot;:&quot;Frontiers in Marine Science&quot;,&quot;container-title-short&quot;:&quot;Front Mar Sci&quot;,&quot;DOI&quot;:&quot;10.3389/fmars.2024.1483330&quot;,&quot;ISSN&quot;:&quot;22967745&quot;,&quot;issued&quot;:{&quot;date-parts&quot;:[[2024]]},&quot;abstract&quot;:&quot;Seaweed aquaculture is gaining traction globally as a solution to many climate issues. However, seaweeds themselves are also under threat of anthropogenically driven climate change. Here, we summarize climate-related challenges to the seaweed aquaculture industry, with a focus on the developing trade in the North Atlantic. Specifically, we summarize three main challenges: i) abiotic change; ii) extreme events; and iii) disease &amp; herbivory. Abiotic change includes negative effects of ocean warming and acidification, as well as altered seasonality due to ocean warming. This can lower biomass yield and change biochemical composition of the seaweeds. Extreme events can cause considerable damage and loss to seaweed farms, particularly due to marine heatwaves, storms and freshwater inputs. Seaweed diseases have a higher chance of proliferating under environmentally stressful conditions such as ocean warming and decreased salinity. Herbivory causes loss of biomass but is not well researched in relation to seaweed aquaculture in the North Atlantic. Despite challenges, opportunities exist to improve resilience to climate change, summarized in three sections: i) future proof site selection; ii) advances in breeding and microbiome manipulation; and iii) restorative aquaculture. We present a case study where we use predictive modelling to illustrate suitable habitat for seaweed cultivation in the North Atlantic under future ocean warming. Notably, there was a large loss of suitable habitat for cultivating Alaria esculenta and Laminaria digitata. We show how selection and priming and microbe inoculates may be a cost-effective and scalable solution to improve disease- and thermal tolerance. Co-cultivation of seaweeds may increase both yield and biodiversity co-benefits. Finally, we show that aquaculture and restoration can benefit from collaborating on nursery techniques and push for improved legislation.&quot;,&quot;publisher&quot;:&quot;Frontiers Media SA&quot;,&quot;volume&quot;:&quot;11&quot;},&quot;isTemporary&quot;:false}]},{&quot;citationID&quot;:&quot;MENDELEY_CITATION_2e083f74-79e2-4009-aaac-0a655b1f89af&quot;,&quot;properties&quot;:{&quot;noteIndex&quot;:0},&quot;isEdited&quot;:false,&quot;manualOverride&quot;:{&quot;isManuallyOverridden&quot;:true,&quot;citeprocText&quot;:&quot;(Veenhof et al., 2024)&quot;,&quot;manualOverrideText&quot;:&quot;(Veenhof et al., 2024).&quot;},&quot;citationTag&quot;:&quot;MENDELEY_CITATION_v3_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&quot;,&quot;citationItems&quot;:[{&quot;id&quot;:&quot;d3f1bda7-332e-38a7-a5a2-22aa3d700596&quot;,&quot;itemData&quot;:{&quot;type&quot;:&quot;article&quot;,&quot;id&quot;:&quot;d3f1bda7-332e-38a7-a5a2-22aa3d700596&quot;,&quot;title&quot;:&quot;Sustainable seaweed aquaculture and climate change in the North Atlantic: challenges and opportunities&quot;,&quot;author&quot;:[{&quot;family&quot;:&quot;Veenhof&quot;,&quot;given&quot;:&quot;Reina J.&quot;,&quot;parse-names&quot;:false,&quot;dropping-particle&quot;:&quot;&quot;,&quot;non-dropping-particle&quot;:&quot;&quot;},{&quot;family&quot;:&quot;Burrows&quot;,&quot;given&quot;:&quot;Michael T.&quot;,&quot;parse-names&quot;:false,&quot;dropping-particle&quot;:&quot;&quot;,&quot;non-dropping-particle&quot;:&quot;&quot;},{&quot;family&quot;:&quot;Hughes&quot;,&quot;given&quot;:&quot;Adam D.&quot;,&quot;parse-names&quot;:false,&quot;dropping-particle&quot;:&quot;&quot;,&quot;non-dropping-particle&quot;:&quot;&quot;},{&quot;family&quot;:&quot;Michalek&quot;,&quot;given&quot;:&quot;Kati&quot;,&quot;parse-names&quot;:false,&quot;dropping-particle&quot;:&quot;&quot;,&quot;non-dropping-particle&quot;:&quot;&quot;},{&quot;family&quot;:&quot;Ross&quot;,&quot;given&quot;:&quot;Michael E.&quot;,&quot;parse-names&quot;:false,&quot;dropping-particle&quot;:&quot;&quot;,&quot;non-dropping-particle&quot;:&quot;&quot;},{&quot;family&quot;:&quot;Thomson&quot;,&quot;given&quot;:&quot;Alex I.&quot;,&quot;parse-names&quot;:false,&quot;dropping-particle&quot;:&quot;&quot;,&quot;non-dropping-particle&quot;:&quot;&quot;},{&quot;family&quot;:&quot;Fedenko&quot;,&quot;given&quot;:&quot;Jeffrey&quot;,&quot;parse-names&quot;:false,&quot;dropping-particle&quot;:&quot;&quot;,&quot;non-dropping-particle&quot;:&quot;&quot;},{&quot;family&quot;:&quot;Stanley&quot;,&quot;given&quot;:&quot;Michele S.&quot;,&quot;parse-names&quot;:false,&quot;dropping-particle&quot;:&quot;&quot;,&quot;non-dropping-particle&quot;:&quot;&quot;}],&quot;container-title&quot;:&quot;Frontiers in Marine Science&quot;,&quot;container-title-short&quot;:&quot;Front Mar Sci&quot;,&quot;DOI&quot;:&quot;10.3389/fmars.2024.1483330&quot;,&quot;ISSN&quot;:&quot;22967745&quot;,&quot;issued&quot;:{&quot;date-parts&quot;:[[2024]]},&quot;abstract&quot;:&quot;Seaweed aquaculture is gaining traction globally as a solution to many climate issues. However, seaweeds themselves are also under threat of anthropogenically driven climate change. Here, we summarize climate-related challenges to the seaweed aquaculture industry, with a focus on the developing trade in the North Atlantic. Specifically, we summarize three main challenges: i) abiotic change; ii) extreme events; and iii) disease &amp; herbivory. Abiotic change includes negative effects of ocean warming and acidification, as well as altered seasonality due to ocean warming. This can lower biomass yield and change biochemical composition of the seaweeds. Extreme events can cause considerable damage and loss to seaweed farms, particularly due to marine heatwaves, storms and freshwater inputs. Seaweed diseases have a higher chance of proliferating under environmentally stressful conditions such as ocean warming and decreased salinity. Herbivory causes loss of biomass but is not well researched in relation to seaweed aquaculture in the North Atlantic. Despite challenges, opportunities exist to improve resilience to climate change, summarized in three sections: i) future proof site selection; ii) advances in breeding and microbiome manipulation; and iii) restorative aquaculture. We present a case study where we use predictive modelling to illustrate suitable habitat for seaweed cultivation in the North Atlantic under future ocean warming. Notably, there was a large loss of suitable habitat for cultivating Alaria esculenta and Laminaria digitata. We show how selection and priming and microbe inoculates may be a cost-effective and scalable solution to improve disease- and thermal tolerance. Co-cultivation of seaweeds may increase both yield and biodiversity co-benefits. Finally, we show that aquaculture and restoration can benefit from collaborating on nursery techniques and push for improved legislation.&quot;,&quot;publisher&quot;:&quot;Frontiers Media SA&quot;,&quot;volume&quot;:&quot;11&quot;},&quot;isTemporary&quot;:false}]},{&quot;citationID&quot;:&quot;MENDELEY_CITATION_6ca34965-a344-4ac6-9021-59494a39ea8b&quot;,&quot;properties&quot;:{&quot;noteIndex&quot;:0},&quot;isEdited&quot;:false,&quot;manualOverride&quot;:{&quot;isManuallyOverridden&quot;:true,&quot;citeprocText&quot;:&quot;(Kuech et al., 2023)&quot;,&quot;manualOverrideText&quot;:&quot;(Kuech et al., 2023).&quot;},&quot;citationTag&quot;:&quot;MENDELEY_CITATION_v3_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&quot;,&quot;citationItems&quot;:[{&quot;id&quot;:&quot;4e1f0ba7-a3c5-30fc-affd-11a4a3cc6d66&quot;,&quot;itemData&quot;:{&quot;type&quot;:&quot;report&quot;,&quot;id&quot;:&quot;4e1f0ba7-a3c5-30fc-affd-11a4a3cc6d66&quot;,&quot;title&quot;:&quot;Research for PECH Committee – The future of the EU algae\nsector, European Parliament, Policy Department for Structural and Cohesion Policies&quot;,&quot;author&quot;:[{&quot;family&quot;:&quot;Kuech&quot;,&quot;given&quot;:&quot;A.,&quot;,&quot;parse-names&quot;:false,&quot;dropping-particle&quot;:&quot;&quot;,&quot;non-dropping-particle&quot;:&quot;&quot;},{&quot;family&quot;:&quot;Breuer&quot;,&quot;given&quot;:&quot;M.,&quot;,&quot;parse-names&quot;:false,&quot;dropping-particle&quot;:&quot;&quot;,&quot;non-dropping-particle&quot;:&quot;&quot;},{&quot;family&quot;:&quot;Popescu&quot;,&quot;given&quot;:&quot;I&quot;,&quot;parse-names&quot;:false,&quot;dropping-particle&quot;:&quot;&quot;,&quot;non-dropping-particle&quot;:&quot;&quot;}],&quot;issued&quot;:{&quot;date-parts&quot;:[[2023,2,28]]},&quot;container-title-short&quot;:&quot;&quot;},&quot;isTemporary&quot;:false}]},{&quot;citationID&quot;:&quot;MENDELEY_CITATION_114ee43f-e698-4bb4-95c8-bd7786edbce9&quot;,&quot;properties&quot;:{&quot;noteIndex&quot;:0},&quot;isEdited&quot;:false,&quot;manualOverride&quot;:{&quot;isManuallyOverridden&quot;:false,&quot;citeprocText&quot;:&quot;(Bannister et al., 2019)&quot;,&quot;manualOverrideText&quot;:&quot;&quot;},&quot;citationTag&quot;:&quot;MENDELEY_CITATION_v3_eyJjaXRhdGlvbklEIjoiTUVOREVMRVlfQ0lUQVRJT05fMTE0ZWU0M2YtZTY5OC00YmI0LTk1YzgtYmQ3Nzg2ZWRiY2U5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quot;,&quot;citationItems&quot;:[{&quot;id&quot;:&quot;2fd71680-cf0d-3927-b986-b76aeb6286c8&quot;,&quot;itemData&quot;:{&quot;type&quot;:&quot;article-journal&quot;,&quot;id&quot;:&quot;2fd71680-cf0d-3927-b986-b76aeb6286c8&quot;,&quot;title&quot;:&quot;Biofouling in marine aquaculture: a review of recent research and developments&quot;,&quot;author&quot;:[{&quot;family&quot;:&quot;Bannister&quot;,&quot;given&quot;:&quot;Jana&quot;,&quot;parse-names&quot;:false,&quot;dropping-particle&quot;:&quot;&quot;,&quot;non-dropping-particle&quot;:&quot;&quot;},{&quot;family&quot;:&quot;Sievers&quot;,&quot;given&quot;:&quot;Michael&quot;,&quot;parse-names&quot;:false,&quot;dropping-particle&quot;:&quot;&quot;,&quot;non-dropping-particle&quot;:&quot;&quot;},{&quot;family&quot;:&quot;Bush&quot;,&quot;given&quot;:&quot;Flora&quot;,&quot;parse-names&quot;:false,&quot;dropping-particle&quot;:&quot;&quot;,&quot;non-dropping-particle&quot;:&quot;&quot;},{&quot;family&quot;:&quot;Bloecher&quot;,&quot;given&quot;:&quot;Nina&quot;,&quot;parse-names&quot;:false,&quot;dropping-particle&quot;:&quot;&quot;,&quot;non-dropping-particle&quot;:&quot;&quot;}],&quot;container-title&quot;:&quot;Biofouling&quot;,&quot;container-title-short&quot;:&quot;Biofouling&quot;,&quot;DOI&quot;:&quot;10.1080/08927014.2019.1640214&quot;,&quot;ISSN&quot;:&quot;10292454&quot;,&quot;PMID&quot;:&quot;31339358&quot;,&quot;issued&quot;:{&quot;date-parts&quot;:[[2019,7,3]]},&quot;page&quot;:&quot;631-648&quot;,&quot;abstract&quot;:&quot;Biofouling in marine aquaculture is one of the main barriers to efficient and sustainable production. Owing to the growth of aquaculture globally, it is pertinent to update previous reviews to inform management and guide future research. Here, the authors highlight recent research and developments on the impacts, prevention and control of biofouling in shellfish, finfish and seaweed aquaculture, and the significant gaps that still exist in aquaculturalists’ capacity to manage it. Antifouling methods are being explored and developed; these are centred on harnessing naturally occurring antifouling properties, culturing fouling-resistant genotypes, and improving farming strategies by adopting more sensitive and informative monitoring and modelling capabilities together with novel cleaning equipment. While no simple, quick-fix solutions to biofouling management in existing aquaculture industry situations have been developed, the expectation is that effective methods are likely to evolve as aquaculture develops into emerging culture scenarios, which will undoubtedly influence the path for future solutions.&quot;,&quot;publisher&quot;:&quot;Taylor and Francis Ltd.&quot;,&quot;issue&quot;:&quot;6&quot;,&quot;volume&quot;:&quot;35&quot;},&quot;isTemporary&quot;:false}]},{&quot;citationID&quot;:&quot;MENDELEY_CITATION_0b5b2a1a-6a28-4b3b-a2ed-df32ad748db8&quot;,&quot;properties&quot;:{&quot;noteIndex&quot;:0},&quot;isEdited&quot;:false,&quot;manualOverride&quot;:{&quot;isManuallyOverridden&quot;:false,&quot;citeprocText&quot;:&quot;(Forbord et al., 2020; Macias et al., 2025)&quot;,&quot;manualOverrideText&quot;:&quot;&quot;},&quot;citationTag&quot;:&quot;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&quot;,&quot;citationItems&quot;:[{&quot;id&quot;:&quot;2bbfaf53-989e-35ba-a7bc-31b9217c894b&quot;,&quot;itemData&quot;:{&quot;type&quot;:&quot;article-journal&quot;,&quot;id&quot;:&quot;2bbfaf53-989e-35ba-a7bc-31b9217c894b&quot;,&quot;title&quot;:&quot;Latitudinal, seasonal and depth-dependent variation in growth, chemical composition and biofouling of cultivated Saccharina latissima (Phaeophyceae) along the Norwegian coast&quot;,&quot;author&quot;:[{&quot;family&quot;:&quot;Forbord&quot;,&quot;given&quot;:&quot;Silje&quot;,&quot;parse-names&quot;:false,&quot;dropping-particle&quot;:&quot;&quot;,&quot;non-dropping-particle&quot;:&quot;&quot;},{&quot;family&quot;:&quot;Matsson&quot;,&quot;given&quot;:&quot;Sanna&quot;,&quot;parse-names&quot;:false,&quot;dropping-particle&quot;:&quot;&quot;,&quot;non-dropping-particle&quot;:&quot;&quot;},{&quot;family&quot;:&quot;Brodahl&quot;,&quot;given&quot;:&quot;Guri E.&quot;,&quot;parse-names&quot;:false,&quot;dropping-particle&quot;:&quot;&quot;,&quot;non-dropping-particle&quot;:&quot;&quot;},{&quot;family&quot;:&quot;Bluhm&quot;,&quot;given&quot;:&quot;Bodil A.&quot;,&quot;parse-names&quot;:false,&quot;dropping-particle&quot;:&quot;&quot;,&quot;non-dropping-particle&quot;:&quot;&quot;},{&quot;family&quot;:&quot;Broch&quot;,&quot;given&quot;:&quot;Ole Jacob&quot;,&quot;parse-names&quot;:false,&quot;dropping-particle&quot;:&quot;&quot;,&quot;non-dropping-particle&quot;:&quot;&quot;},{&quot;family&quot;:&quot;Handå&quot;,&quot;given&quot;:&quot;Aleksander&quot;,&quot;parse-names&quot;:false,&quot;dropping-particle&quot;:&quot;&quot;,&quot;non-dropping-particle&quot;:&quot;&quot;},{&quot;family&quot;:&quot;Metaxas&quot;,&quot;given&quot;:&quot;Anna&quot;,&quot;parse-names&quot;:false,&quot;dropping-particle&quot;:&quot;&quot;,&quot;non-dropping-particle&quot;:&quot;&quot;},{&quot;family&quot;:&quot;Skjermo&quot;,&quot;given&quot;:&quot;Jorunn&quot;,&quot;parse-names&quot;:false,&quot;dropping-particle&quot;:&quot;&quot;,&quot;non-dropping-particle&quot;:&quot;&quot;},{&quot;family&quot;:&quot;Steinhovden&quot;,&quot;given&quot;:&quot;Kristine Braaten&quot;,&quot;parse-names&quot;:false,&quot;dropping-particle&quot;:&quot;&quot;,&quot;non-dropping-particle&quot;:&quot;&quot;},{&quot;family&quot;:&quot;Olsen&quot;,&quot;given&quot;:&quot;Yngvar&quot;,&quot;parse-names&quot;:false,&quot;dropping-particle&quot;:&quot;&quot;,&quot;non-dropping-particle&quot;:&quot;&quot;}],&quot;container-title&quot;:&quot;Journal of Applied Phycology&quot;,&quot;container-title-short&quot;:&quot;J Appl Phycol&quot;,&quot;DOI&quot;:&quot;10.1007/s10811-020-02038-y&quot;,&quot;ISSN&quot;:&quot;15735176&quot;,&quot;issued&quot;:{&quot;date-parts&quot;:[[2020,8,1]]},&quot;page&quot;:&quot;2215-2232&quot;,&quot;abstract&quot;:&quot;The Norwegian coastline covers more than 10° in latitude and provides a range in abiotic and biotic conditions for seaweed farming. In this study, we compared the effects of cultivation depth and season on the increase in biomass (frond length and biomass yield), chemical composition (protein, tissue nitrogen, intracellular nitrate and ash content) and biofouling (total cover and species composition) of cultivated Saccharina latissima at nine locations along a latitudinal gradient from 58 to 69° N. The effects of light and temperature on frond length and biofouling were evaluated along with their relevance for selecting optimal cultivation sites. Growth was greater at 1–2 m than at 8–9 m depth and showed large differences among locations, mainly in relation to local salinity levels. Maximum frond lengths varied between 15 and 100 cm, and maximum biomass yields between 0.2 and 14 kg m−2. Timing of maximum frond length and biomass yield varied with latitude, peaking 5 and 8 weeks later in the northern location (69° N) than in the central (63° N) and southern (58° N) locations, respectively. The nitrogen-to-protein conversion factor (averaged across all locations and depths) was 3.8, while protein content varied from 22 to 109 mg g−1 DW, with seasonality and latitude having the largest effect. The onset of biofouling also followed a latitudinal pattern, with a delayed onset in northern locations and at freshwater-influenced sites. The dominant epibiont was the bryozoan Membranipora membranacea. Our results demonstrate the feasibility of S. latissima cultivation along a wide latitudinal gradient in North Atlantic waters and underscore the importance of careful site selection for seaweed aquaculture.&quot;,&quot;publisher&quot;:&quot;Springer Science+Business Media B.V.&quot;,&quot;issue&quot;:&quot;4&quot;,&quot;volume&quot;:&quot;32&quot;},&quot;isTemporary&quot;:false},{&quot;id&quot;:&quot;ccd2fa01-cc5c-3a2d-bc2d-eb2609b68f98&quot;,&quot;itemData&quot;:{&quot;type&quot;:&quot;article-journal&quot;,&quot;id&quot;:&quot;ccd2fa01-cc5c-3a2d-bc2d-eb2609b68f98&quot;,&quot;title&quot;:&quot;Assessing the potential for seaweed cultivation in EU seas through an integrated modelling approach&quot;,&quot;author&quot;:[{&quot;family&quot;:&quot;Macias&quot;,&quot;given&quot;:&quot;D.&quot;,&quot;parse-names&quot;:false,&quot;dropping-particle&quot;:&quot;&quot;,&quot;non-dropping-particle&quot;:&quot;&quot;},{&quot;family&quot;:&quot;Guillen&quot;,&quot;given&quot;:&quot;J.&quot;,&quot;parse-names&quot;:false,&quot;dropping-particle&quot;:&quot;&quot;,&quot;non-dropping-particle&quot;:&quot;&quot;},{&quot;family&quot;:&quot;Duteil&quot;,&quot;given&quot;:&quot;O.&quot;,&quot;parse-names&quot;:false,&quot;dropping-particle&quot;:&quot;&quot;,&quot;non-dropping-particle&quot;:&quot;&quot;},{&quot;family&quot;:&quot;Garcia-Gorriz&quot;,&quot;given&quot;:&quot;E.&quot;,&quot;parse-names&quot;:false,&quot;dropping-particle&quot;:&quot;&quot;,&quot;non-dropping-particle&quot;:&quot;&quot;},{&quot;family&quot;:&quot;Ferreira-Cordeiro&quot;,&quot;given&quot;:&quot;N.&quot;,&quot;parse-names&quot;:false,&quot;dropping-particle&quot;:&quot;&quot;,&quot;non-dropping-particle&quot;:&quot;&quot;},{&quot;family&quot;:&quot;Miladinova&quot;,&quot;given&quot;:&quot;S.&quot;,&quot;parse-names&quot;:false,&quot;dropping-particle&quot;:&quot;&quot;,&quot;non-dropping-particle&quot;:&quot;&quot;},{&quot;family&quot;:&quot;Parn&quot;,&quot;given&quot;:&quot;O.&quot;,&quot;parse-names&quot;:false,&quot;dropping-particle&quot;:&quot;&quot;,&quot;non-dropping-particle&quot;:&quot;&quot;},{&quot;family&quot;:&quot;Piroddi&quot;,&quot;given&quot;:&quot;C.&quot;,&quot;parse-names&quot;:false,&quot;dropping-particle&quot;:&quot;&quot;,&quot;non-dropping-particle&quot;:&quot;&quot;},{&quot;family&quot;:&quot;Polimene&quot;,&quot;given&quot;:&quot;L.&quot;,&quot;parse-names&quot;:false,&quot;dropping-particle&quot;:&quot;&quot;,&quot;non-dropping-particle&quot;:&quot;&quot;},{&quot;family&quot;:&quot;Serpetti&quot;,&quot;given&quot;:&quot;N.&quot;,&quot;parse-names&quot;:false,&quot;dropping-particle&quot;:&quot;&quot;,&quot;non-dropping-particle&quot;:&quot;&quot;},{&quot;family&quot;:&quot;Stips&quot;,&quot;given&quot;:&quot;A.&quot;,&quot;parse-names&quot;:false,&quot;dropping-particle&quot;:&quot;&quot;,&quot;non-dropping-particle&quot;:&quot;&quot;}],&quot;container-title&quot;:&quot;Aquaculture&quot;,&quot;DOI&quot;:&quot;10.1016/j.aquaculture.2024.741353&quot;,&quot;ISSN&quot;:&quot;00448486&quot;,&quot;issued&quot;:{&quot;date-parts&quot;:[[2025,1,15]]},&quot;abstract&quot;:&quot;The potential of large-scale seaweed cultivation to contribute to achieving ambitious EU-wide objectives, such as food security, energy independence, carbon neutrality and ecosystems restoration, is widely recognized. However, there is a lack of information on the suitability of EU marine regions for the installation of floating macro-algae cultivation infrastructures. In this study, we utilize the World Offshore Macro Algae Production Potential (WOMAPP) model in conjunction with state-of-the-art coupled hydrodynamic-biogeochemical models, to assess the environmental suitability of EU marine regions for seaweed cultivation. Our analysis reveals that the EU Atlantic regions are the most suitable areas for seaweed cultivation, particularly for cold-water and intermediate-water species. The potential cultivation area is extensive, spanning over 1 million km2, and even taking a precautionary approach by occupying only 1% of that area could yield a yearly production of over 30 million tonnes dry weight. Adding logistical constraints (water depth and distance to coast) further limit the potential production to 5 million tonnes per year, only considering EU member states' waters. Furthermore, we discuss the opportunity to use integrated multi-trophic aquaculture (IMTA), to increase the potential for seaweed cultivation.&quot;,&quot;publisher&quot;:&quot;Elsevier B.V.&quot;,&quot;volume&quot;:&quot;594&quot;,&quot;container-title-short&quot;:&quot;&quot;},&quot;isTemporary&quot;:false}]},{&quot;citationID&quot;:&quot;MENDELEY_CITATION_88f5425d-46f7-4237-a456-6ca5b7711082&quot;,&quot;properties&quot;:{&quot;noteIndex&quot;:0},&quot;isEdited&quot;:false,&quot;manualOverride&quot;:{&quot;isManuallyOverridden&quot;:false,&quot;citeprocText&quot;:&quot;(Bannister et al., 2019)&quot;,&quot;manualOverrideText&quot;:&quot;&quot;},&quot;citationTag&quot;:&quot;MENDELEY_CITATION_v3_eyJjaXRhdGlvbklEIjoiTUVOREVMRVlfQ0lUQVRJT05fODhmNTQyNWQtNDZmNy00MjM3LWE0NTYtNmNhNWI3NzExMDgy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quot;,&quot;citationItems&quot;:[{&quot;id&quot;:&quot;2fd71680-cf0d-3927-b986-b76aeb6286c8&quot;,&quot;itemData&quot;:{&quot;type&quot;:&quot;article-journal&quot;,&quot;id&quot;:&quot;2fd71680-cf0d-3927-b986-b76aeb6286c8&quot;,&quot;title&quot;:&quot;Biofouling in marine aquaculture: a review of recent research and developments&quot;,&quot;author&quot;:[{&quot;family&quot;:&quot;Bannister&quot;,&quot;given&quot;:&quot;Jana&quot;,&quot;parse-names&quot;:false,&quot;dropping-particle&quot;:&quot;&quot;,&quot;non-dropping-particle&quot;:&quot;&quot;},{&quot;family&quot;:&quot;Sievers&quot;,&quot;given&quot;:&quot;Michael&quot;,&quot;parse-names&quot;:false,&quot;dropping-particle&quot;:&quot;&quot;,&quot;non-dropping-particle&quot;:&quot;&quot;},{&quot;family&quot;:&quot;Bush&quot;,&quot;given&quot;:&quot;Flora&quot;,&quot;parse-names&quot;:false,&quot;dropping-particle&quot;:&quot;&quot;,&quot;non-dropping-particle&quot;:&quot;&quot;},{&quot;family&quot;:&quot;Bloecher&quot;,&quot;given&quot;:&quot;Nina&quot;,&quot;parse-names&quot;:false,&quot;dropping-particle&quot;:&quot;&quot;,&quot;non-dropping-particle&quot;:&quot;&quot;}],&quot;container-title&quot;:&quot;Biofouling&quot;,&quot;container-title-short&quot;:&quot;Biofouling&quot;,&quot;DOI&quot;:&quot;10.1080/08927014.2019.1640214&quot;,&quot;ISSN&quot;:&quot;10292454&quot;,&quot;PMID&quot;:&quot;31339358&quot;,&quot;issued&quot;:{&quot;date-parts&quot;:[[2019,7,3]]},&quot;page&quot;:&quot;631-648&quot;,&quot;abstract&quot;:&quot;Biofouling in marine aquaculture is one of the main barriers to efficient and sustainable production. Owing to the growth of aquaculture globally, it is pertinent to update previous reviews to inform management and guide future research. Here, the authors highlight recent research and developments on the impacts, prevention and control of biofouling in shellfish, finfish and seaweed aquaculture, and the significant gaps that still exist in aquaculturalists’ capacity to manage it. Antifouling methods are being explored and developed; these are centred on harnessing naturally occurring antifouling properties, culturing fouling-resistant genotypes, and improving farming strategies by adopting more sensitive and informative monitoring and modelling capabilities together with novel cleaning equipment. While no simple, quick-fix solutions to biofouling management in existing aquaculture industry situations have been developed, the expectation is that effective methods are likely to evolve as aquaculture develops into emerging culture scenarios, which will undoubtedly influence the path for future solutions.&quot;,&quot;publisher&quot;:&quot;Taylor and Francis Ltd.&quot;,&quot;issue&quot;:&quot;6&quot;,&quot;volume&quot;:&quot;3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72C94AF6138F4F97F74BA987FA7B11" ma:contentTypeVersion="11" ma:contentTypeDescription="Create a new document." ma:contentTypeScope="" ma:versionID="5aaec19d524b244a64646851ef54ac5c">
  <xsd:schema xmlns:xsd="http://www.w3.org/2001/XMLSchema" xmlns:xs="http://www.w3.org/2001/XMLSchema" xmlns:p="http://schemas.microsoft.com/office/2006/metadata/properties" xmlns:ns3="89ba2e87-a6a1-49b1-b493-39944c63e165" targetNamespace="http://schemas.microsoft.com/office/2006/metadata/properties" ma:root="true" ma:fieldsID="6747e3551422a0770c60661a35ebc50c" ns3:_="">
    <xsd:import namespace="89ba2e87-a6a1-49b1-b493-39944c63e16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a2e87-a6a1-49b1-b493-39944c63e16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9ba2e87-a6a1-49b1-b493-39944c63e165" xsi:nil="true"/>
  </documentManagement>
</p:properties>
</file>

<file path=customXml/itemProps1.xml><?xml version="1.0" encoding="utf-8"?>
<ds:datastoreItem xmlns:ds="http://schemas.openxmlformats.org/officeDocument/2006/customXml" ds:itemID="{828D54EE-9D85-4F30-8CCC-58C7A970E22B}">
  <ds:schemaRefs>
    <ds:schemaRef ds:uri="http://schemas.microsoft.com/sharepoint/v3/contenttype/forms"/>
  </ds:schemaRefs>
</ds:datastoreItem>
</file>

<file path=customXml/itemProps2.xml><?xml version="1.0" encoding="utf-8"?>
<ds:datastoreItem xmlns:ds="http://schemas.openxmlformats.org/officeDocument/2006/customXml" ds:itemID="{8957A225-D011-472B-9B0D-0E81032E0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a2e87-a6a1-49b1-b493-39944c63e1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4CEA2-D0A2-4BFF-961F-2569EF2F2514}">
  <ds:schemaRefs>
    <ds:schemaRef ds:uri="http://schemas.openxmlformats.org/officeDocument/2006/bibliography"/>
  </ds:schemaRefs>
</ds:datastoreItem>
</file>

<file path=customXml/itemProps4.xml><?xml version="1.0" encoding="utf-8"?>
<ds:datastoreItem xmlns:ds="http://schemas.openxmlformats.org/officeDocument/2006/customXml" ds:itemID="{7132B7DD-FDBC-436E-8CD0-1A8984E9C9E3}">
  <ds:schemaRefs>
    <ds:schemaRef ds:uri="http://schemas.microsoft.com/office/2006/metadata/properties"/>
    <ds:schemaRef ds:uri="http://schemas.microsoft.com/office/infopath/2007/PartnerControls"/>
    <ds:schemaRef ds:uri="89ba2e87-a6a1-49b1-b493-39944c63e165"/>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17</Pages>
  <Words>7381</Words>
  <Characters>42072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17</cp:revision>
  <dcterms:created xsi:type="dcterms:W3CDTF">2025-02-04T18:04:00Z</dcterms:created>
  <dcterms:modified xsi:type="dcterms:W3CDTF">2025-02-05T16:18:00Z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0x010100F572C94AF6138F4F97F74BA987FA7B11</vt:lpwstr>
  </property>
</Properties>
</file>